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893605" w14:textId="1DEC504E" w:rsidR="00F031FC" w:rsidRPr="002660C6" w:rsidRDefault="00F031FC" w:rsidP="002660C6">
      <w:pPr>
        <w:jc w:val="center"/>
        <w:rPr>
          <w:b/>
        </w:rPr>
      </w:pPr>
      <w:bookmarkStart w:id="0" w:name="_Hlk62601955"/>
      <w:bookmarkEnd w:id="0"/>
      <w:r w:rsidRPr="00F031FC">
        <w:rPr>
          <w:b/>
        </w:rPr>
        <w:t>Disasters as F</w:t>
      </w:r>
      <w:r w:rsidRPr="00D97C51">
        <w:rPr>
          <w:b/>
        </w:rPr>
        <w:t>uel or Triggers: M</w:t>
      </w:r>
      <w:r w:rsidRPr="002660C6">
        <w:rPr>
          <w:b/>
        </w:rPr>
        <w:t>odel</w:t>
      </w:r>
      <w:r w:rsidRPr="00D97C51">
        <w:rPr>
          <w:b/>
        </w:rPr>
        <w:t>ing the Effect</w:t>
      </w:r>
      <w:r>
        <w:rPr>
          <w:b/>
        </w:rPr>
        <w:t>s</w:t>
      </w:r>
      <w:r w:rsidRPr="00D97C51">
        <w:rPr>
          <w:b/>
        </w:rPr>
        <w:t xml:space="preserve"> on Soc</w:t>
      </w:r>
      <w:r>
        <w:rPr>
          <w:b/>
        </w:rPr>
        <w:t>ial Unrest</w:t>
      </w:r>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916996D" w:rsidR="00F326F1" w:rsidRDefault="007349F9" w:rsidP="00C46641">
      <w:r>
        <w:t xml:space="preserve">Understanding the role of a disaster and modeling its effects on social unrest is complicated.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poorly-stored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 xml:space="preserve">Our solution to satisfy this need is to study any possible relations between disasters and social unrest and focus on defining any specific disaster as </w:t>
      </w:r>
      <w:r w:rsidR="00D97C51">
        <w:rPr>
          <w:i/>
        </w:rPr>
        <w:t xml:space="preserve">fuel </w:t>
      </w:r>
      <w:r w:rsidR="00D97C51">
        <w:t xml:space="preserve">(underlying stress, no immediate unrest) or as a </w:t>
      </w:r>
      <w:r w:rsidR="00D97C51">
        <w:rPr>
          <w:i/>
        </w:rPr>
        <w:t>trigger</w:t>
      </w:r>
      <w:r w:rsidR="00D97C51">
        <w:t xml:space="preserve"> (activates underlying stress to cause social unrest). We will be studying these relationships for the purpose of </w:t>
      </w:r>
      <w:r w:rsidR="00A54B9B">
        <w:t>better understanding the nature of disasters in a social context, specifically having to do with unrest</w:t>
      </w:r>
      <w:r w:rsidR="00D97C51">
        <w:t>.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1"/>
      <w:r w:rsidR="00D97C51">
        <w:t xml:space="preserve">We will be demonstrating </w:t>
      </w:r>
      <w:commentRangeStart w:id="2"/>
      <w:commentRangeStart w:id="3"/>
      <w:r w:rsidR="00D97C51">
        <w:t xml:space="preserve">fairly simple data science techniques </w:t>
      </w:r>
      <w:commentRangeEnd w:id="2"/>
      <w:r w:rsidR="00C46641">
        <w:rPr>
          <w:rStyle w:val="CommentReference"/>
        </w:rPr>
        <w:commentReference w:id="2"/>
      </w:r>
      <w:commentRangeEnd w:id="3"/>
      <w:r w:rsidR="00460552">
        <w:rPr>
          <w:rStyle w:val="CommentReference"/>
        </w:rPr>
        <w:commentReference w:id="3"/>
      </w:r>
      <w:r w:rsidR="00D97C51">
        <w:t>in order to analyze and model the data, and writing scripts in order to assist in managing the data, but our initial plan does not include computer science innovation</w:t>
      </w:r>
      <w:commentRangeEnd w:id="1"/>
      <w:r w:rsidR="00460552">
        <w:rPr>
          <w:rStyle w:val="CommentReference"/>
        </w:rPr>
        <w:commentReference w:id="1"/>
      </w:r>
      <w:r w:rsidR="00D97C51">
        <w:t>.</w:t>
      </w:r>
      <w:r w:rsidR="00D97C51">
        <w:rPr>
          <w:b/>
        </w:rPr>
        <w:t xml:space="preserve"> </w:t>
      </w:r>
      <w:commentRangeStart w:id="4"/>
      <w:r w:rsidR="00D97C51">
        <w:t xml:space="preserve">This paper’s main goal is to contribute </w:t>
      </w:r>
      <w:r w:rsidR="00A54B9B">
        <w:t xml:space="preserve">to the field of disaster research by approaching disasters from the </w:t>
      </w:r>
      <w:r w:rsidR="00C74A2E">
        <w:t>context of unrest. And to use Data Science techniques to build out methods of modeling these events so as to support our research and give a starting point for future research of this topic</w:t>
      </w:r>
      <w:r w:rsidR="00D97C51">
        <w:t xml:space="preserve">. </w:t>
      </w:r>
      <w:commentRangeEnd w:id="4"/>
      <w:r w:rsidR="00C46641">
        <w:rPr>
          <w:rStyle w:val="CommentReference"/>
        </w:rPr>
        <w:commentReference w:id="4"/>
      </w:r>
      <w:r w:rsidR="00D97C51">
        <w:t xml:space="preserve">We will be generating datasets that are a combination of multiple datasets including GDELT, DesInventar, and other datasets such as infrastructure, demographic wealth inequality, and other datasets that are determined to be relevant to this </w:t>
      </w:r>
      <w:commentRangeStart w:id="5"/>
      <w:r w:rsidR="00D97C51">
        <w:t>research</w:t>
      </w:r>
      <w:commentRangeEnd w:id="5"/>
      <w:r w:rsidR="007F61F8">
        <w:rPr>
          <w:rStyle w:val="CommentReference"/>
        </w:rPr>
        <w:commentReference w:id="5"/>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lastRenderedPageBreak/>
        <w:t>I assume we have to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6"/>
      <w:r>
        <w:t>Do we write this with the knowledge we have at the beginning of the project or at the end of the project (i.e. mentioning the datasets we use)</w:t>
      </w:r>
      <w:commentRangeEnd w:id="6"/>
      <w:r w:rsidR="00C46641">
        <w:rPr>
          <w:rStyle w:val="CommentReference"/>
        </w:rPr>
        <w:commentReference w:id="6"/>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DesInventar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DesInventar</w:t>
      </w:r>
      <w:r>
        <w:t xml:space="preserve">. Our GDELT dataset has the following fields: date, source (original actor), target (target actor), CAMEOcode (defines the exact type of event), NumEvents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DesInventar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72C7B55E" w:rsidR="00AC2EFA" w:rsidRPr="00951787" w:rsidRDefault="00AC2EFA" w:rsidP="00C46641">
      <w:pPr>
        <w:rPr>
          <w:b/>
          <w:bCs/>
        </w:rPr>
      </w:pPr>
      <w:r w:rsidRPr="00951787">
        <w:rPr>
          <w:b/>
          <w:bCs/>
        </w:rPr>
        <w:t>NEED AN OVERVIEW OF THE SUBSECTIONS</w:t>
      </w:r>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DesInventar, which were the three states of India that were supported by this project. Those states are Orissa (Odisha), Tamil Nadu, and Uttarakhand. The DesInventar events are fairly evenly spread out within the states, though not evenly spread out between the states with Orissa having 9,081 events, Tamil Nadu having 15,535 events, and Uttarakhand having 3,879 </w:t>
      </w:r>
      <w:r>
        <w:rPr>
          <w:bCs/>
        </w:rPr>
        <w:lastRenderedPageBreak/>
        <w:t xml:space="preserve">events. </w:t>
      </w:r>
      <w:r w:rsidR="0046686C">
        <w:rPr>
          <w:bCs/>
        </w:rPr>
        <w:t xml:space="preserve">To </w:t>
      </w:r>
      <w:r>
        <w:rPr>
          <w:bCs/>
        </w:rPr>
        <w:t xml:space="preserve">continue </w:t>
      </w:r>
      <w:r w:rsidR="0046686C">
        <w:rPr>
          <w:bCs/>
        </w:rPr>
        <w:t>prepar</w:t>
      </w:r>
      <w:r>
        <w:rPr>
          <w:bCs/>
        </w:rPr>
        <w:t>ing</w:t>
      </w:r>
      <w:r w:rsidR="0046686C">
        <w:rPr>
          <w:bCs/>
        </w:rPr>
        <w:t xml:space="preserve"> the </w:t>
      </w:r>
      <w:r>
        <w:rPr>
          <w:bCs/>
        </w:rPr>
        <w:t xml:space="preserve">DesInventar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DesInventar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(i.e.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DesInventar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All civilian demonstrations and other collective actions carried out as protests against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lastRenderedPageBreak/>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lastRenderedPageBreak/>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rights-</w:t>
            </w:r>
          </w:p>
          <w:p w14:paraId="771EEDFE" w14:textId="499AEF0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change in institutions, regime-</w:t>
            </w:r>
          </w:p>
          <w:p w14:paraId="0AF6CE89" w14:textId="6FBFE59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major institutional, constitutional, or regime change.</w:t>
            </w:r>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7"/>
      <w:commentRangeStart w:id="8"/>
      <w:commentRangeStart w:id="9"/>
      <w:r>
        <w:rPr>
          <w:bCs/>
        </w:rPr>
        <w:t xml:space="preserve">Once the data from our two sources was prepared, the data was combined into a single dataset by appending DesInventar events onto the set of GDELT events. A new column called </w:t>
      </w:r>
      <w:r w:rsidRPr="0099226A">
        <w:rPr>
          <w:bCs/>
          <w:i/>
          <w:iCs/>
        </w:rPr>
        <w:t>timeline_event</w:t>
      </w:r>
      <w:r>
        <w:rPr>
          <w:bCs/>
        </w:rPr>
        <w:t xml:space="preserve"> was created with three different values to show whether an event was a disaster event, humanitarian aid event, or an unrest event.</w:t>
      </w:r>
      <w:r w:rsidR="00AF1B3E">
        <w:rPr>
          <w:bCs/>
        </w:rPr>
        <w:t xml:space="preserve"> </w:t>
      </w:r>
      <w:commentRangeEnd w:id="7"/>
      <w:r w:rsidR="00AF1B3E">
        <w:rPr>
          <w:rStyle w:val="CommentReference"/>
        </w:rPr>
        <w:commentReference w:id="7"/>
      </w:r>
      <w:commentRangeEnd w:id="8"/>
      <w:r w:rsidR="00764E43">
        <w:rPr>
          <w:rStyle w:val="CommentReference"/>
        </w:rPr>
        <w:commentReference w:id="8"/>
      </w:r>
      <w:commentRangeEnd w:id="9"/>
      <w:r w:rsidR="005E47D5">
        <w:rPr>
          <w:rStyle w:val="CommentReference"/>
        </w:rPr>
        <w:commentReference w:id="9"/>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w:t>
      </w:r>
      <w:r w:rsidR="0016094E">
        <w:rPr>
          <w:bCs/>
        </w:rPr>
        <w:lastRenderedPageBreak/>
        <w:t xml:space="preserve">protests, and positive events that are government/humanitarian aids.  </w:t>
      </w:r>
      <w:r w:rsidR="009421D0">
        <w:rPr>
          <w:bCs/>
        </w:rPr>
        <w:t xml:space="preserve">Second, we study the timelines to discern possible patterns, trends, differences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r>
        <w:rPr>
          <w:b/>
        </w:rPr>
        <w:t>3.3.</w:t>
      </w:r>
      <w:r w:rsidR="00C91508">
        <w:rPr>
          <w:b/>
        </w:rPr>
        <w:t xml:space="preserve">1  </w:t>
      </w:r>
      <w:r w:rsidR="00C91508">
        <w:rPr>
          <w:b/>
        </w:rPr>
        <w:tab/>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were: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all of our GDELT events that were within 40 km of the origin event or occurred equal to or less than 180 days after the disaster.</w:t>
      </w:r>
      <w:r w:rsidR="0030078F">
        <w:rPr>
          <w:bCs/>
        </w:rPr>
        <w:t xml:space="preserve"> Across all of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r>
        <w:rPr>
          <w:bCs/>
        </w:rPr>
        <w:t>In order to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The positive-event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There is a spike of events for both the positive-event and negative-event heatmaps in the 260-365 day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r>
        <w:rPr>
          <w:b/>
        </w:rPr>
        <w:t xml:space="preserve">3.3.2  </w:t>
      </w:r>
      <w:r>
        <w:rPr>
          <w:b/>
        </w:rPr>
        <w:tab/>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in the 1-20 or 260-365 day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has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impact but small death impact has a different than a disaster of the opposite variety. Question 3 is asked as a simple explanation for the spike in the 260-365 day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The economic impact data included in the Des</w:t>
      </w:r>
      <w:r w:rsidR="004F0ECA">
        <w:rPr>
          <w:bCs/>
        </w:rPr>
        <w:t>I</w:t>
      </w:r>
      <w:r w:rsidR="00FD6252">
        <w:rPr>
          <w:bCs/>
        </w:rPr>
        <w:t xml:space="preserve">nventar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10"/>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10"/>
      <w:r>
        <w:rPr>
          <w:rStyle w:val="CommentReference"/>
        </w:rPr>
        <w:commentReference w:id="10"/>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1"/>
      <w:r>
        <w:rPr>
          <w:bCs/>
        </w:rPr>
        <w:t xml:space="preserve">By only using disaster events with a measured </w:t>
      </w:r>
      <w:r w:rsidRPr="009A2434">
        <w:rPr>
          <w:bCs/>
        </w:rPr>
        <w:t>economic impact</w:t>
      </w:r>
      <w:commentRangeEnd w:id="11"/>
      <w:r>
        <w:rPr>
          <w:rStyle w:val="CommentReference"/>
        </w:rPr>
        <w:commentReference w:id="11"/>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from ?? </w:t>
      </w:r>
      <w:r w:rsidRPr="009A2434">
        <w:rPr>
          <w:bCs/>
        </w:rPr>
        <w:t xml:space="preserve"> to 1,304.</w:t>
      </w:r>
    </w:p>
    <w:p w14:paraId="3AC21CA6" w14:textId="21CE3F27" w:rsidR="009F2CEB" w:rsidRPr="009F2FD4" w:rsidRDefault="009F2CEB" w:rsidP="009F2CEB">
      <w:pPr>
        <w:rPr>
          <w:bCs/>
        </w:rPr>
      </w:pPr>
      <w:commentRangeStart w:id="12"/>
      <w:commentRangeStart w:id="13"/>
      <w:r>
        <w:rPr>
          <w:bCs/>
        </w:rPr>
        <w:t>Placeholder</w:t>
      </w:r>
      <w:commentRangeEnd w:id="12"/>
      <w:r>
        <w:rPr>
          <w:rStyle w:val="CommentReference"/>
        </w:rPr>
        <w:commentReference w:id="12"/>
      </w:r>
      <w:commentRangeEnd w:id="13"/>
      <w:r w:rsidR="00CC4408">
        <w:rPr>
          <w:rStyle w:val="CommentReference"/>
        </w:rPr>
        <w:commentReference w:id="13"/>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r>
        <w:rPr>
          <w:bCs/>
        </w:rPr>
        <w:t>Similar to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The DesInventar dataset provides us with the total death toll of a disaster, as well as a binary value of whether or not there were deaths. We can use these attributes to investigate how the death toll of a disaster correlates with the amount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amount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The DesInventar dataset provides us with the total number of people injured by a disaster, as well as a binary value of whether or not there were injuries. We can use these attributes to investigate how the injuries caused by a disaster correlate with the amount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r w:rsidR="0068776D" w:rsidRPr="009421D0">
        <w:rPr>
          <w:bCs/>
        </w:rPr>
        <w:t>fairly</w:t>
      </w:r>
      <w:r w:rsidR="00DC374F" w:rsidRPr="009421D0">
        <w:rPr>
          <w:bCs/>
        </w:rPr>
        <w:t xml:space="preserve"> evenly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260-365 day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amount of protests. If the 260-365 day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260-365 day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similar to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similar to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4"/>
      <w:commentRangeStart w:id="15"/>
      <w:r w:rsidR="00BC15B8">
        <w:t xml:space="preserve">Note also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4"/>
      <w:r w:rsidR="00BC15B8">
        <w:rPr>
          <w:rStyle w:val="CommentReference"/>
        </w:rPr>
        <w:commentReference w:id="14"/>
      </w:r>
      <w:commentRangeEnd w:id="15"/>
      <w:r w:rsidR="008C64D2">
        <w:rPr>
          <w:rStyle w:val="CommentReference"/>
        </w:rPr>
        <w:commentReference w:id="15"/>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discussing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a number of clusters as an input and handles noise better than many other clustering methods. </w:t>
      </w:r>
      <w:r>
        <w:rPr>
          <w:bCs/>
        </w:rPr>
        <w:t xml:space="preserve">With the complexities of our dataset, this method could be useful in identifying whether we have oddly-shaped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 xml:space="preserve">lustering (ref) </w:t>
      </w:r>
      <w:r>
        <w:rPr>
          <w:b/>
        </w:rPr>
        <w:t xml:space="preserve"> </w:t>
      </w:r>
      <w:r w:rsidR="00CE1E2B">
        <w:rPr>
          <w:b/>
        </w:rPr>
        <w:t>–</w:t>
      </w:r>
      <w:r>
        <w:rPr>
          <w:b/>
        </w:rPr>
        <w:t xml:space="preserve"> </w:t>
      </w:r>
      <w:r w:rsidR="00CE1E2B">
        <w:rPr>
          <w:bCs/>
        </w:rPr>
        <w:t>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a number of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fairly simple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 xml:space="preserve">Fuzzy clustering allow for a data point to have varying degrees of membership to a cluster, which makes it more effective when it comes to datasets that have overlapping clusters. This method is similar to k-means, but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(ref) </w:t>
      </w:r>
      <w:r>
        <w:rPr>
          <w:b/>
        </w:rPr>
        <w:t xml:space="preserve"> </w:t>
      </w:r>
      <w:r w:rsidR="002561FE">
        <w:rPr>
          <w:b/>
        </w:rPr>
        <w:t>–</w:t>
      </w:r>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r w:rsidR="00374EA8">
        <w:rPr>
          <w:bCs/>
          <w:i/>
          <w:iCs/>
        </w:rPr>
        <w:t>Mclust</w:t>
      </w:r>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r w:rsidRPr="00597E56">
        <w:rPr>
          <w:bCs/>
        </w:rPr>
        <w:t>economic_loss</w:t>
      </w:r>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r w:rsidRPr="00597E56">
        <w:rPr>
          <w:bCs/>
        </w:rPr>
        <w:t>total_affected</w:t>
      </w:r>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r>
        <w:rPr>
          <w:bCs/>
        </w:rPr>
        <w:t>houses_destroyed – the number of houses destroyed by the disaster</w:t>
      </w:r>
    </w:p>
    <w:p w14:paraId="366E1CCF" w14:textId="42944683" w:rsidR="00ED730A" w:rsidRDefault="00ED730A" w:rsidP="00ED730A">
      <w:pPr>
        <w:pStyle w:val="ListParagraph"/>
        <w:numPr>
          <w:ilvl w:val="0"/>
          <w:numId w:val="12"/>
        </w:numPr>
        <w:rPr>
          <w:bCs/>
        </w:rPr>
      </w:pPr>
      <w:r>
        <w:rPr>
          <w:bCs/>
        </w:rPr>
        <w:t>economic_loss_infrastructure – economic loss in infrastructure caused by the disaster</w:t>
      </w:r>
    </w:p>
    <w:p w14:paraId="74D52D59" w14:textId="4CBF8B75" w:rsidR="00ED730A" w:rsidRDefault="00ED730A" w:rsidP="00ED730A">
      <w:pPr>
        <w:pStyle w:val="ListParagraph"/>
        <w:numPr>
          <w:ilvl w:val="0"/>
          <w:numId w:val="12"/>
        </w:numPr>
        <w:rPr>
          <w:bCs/>
        </w:rPr>
      </w:pPr>
      <w:r>
        <w:rPr>
          <w:bCs/>
        </w:rPr>
        <w:t>houses_damaged – the number of houses damaged by the disaster</w:t>
      </w:r>
    </w:p>
    <w:p w14:paraId="30B3885E" w14:textId="3A81FD0F" w:rsidR="00ED730A" w:rsidRDefault="00ED730A" w:rsidP="00ED730A">
      <w:pPr>
        <w:pStyle w:val="ListParagraph"/>
        <w:numPr>
          <w:ilvl w:val="0"/>
          <w:numId w:val="12"/>
        </w:numPr>
        <w:rPr>
          <w:bCs/>
        </w:rPr>
      </w:pPr>
      <w:r>
        <w:rPr>
          <w:bCs/>
        </w:rPr>
        <w:t>directly_affected – the number of people directly affected by the disaster</w:t>
      </w:r>
    </w:p>
    <w:p w14:paraId="09546652" w14:textId="5215322C" w:rsidR="00ED730A" w:rsidRDefault="00ED730A" w:rsidP="00ED730A">
      <w:pPr>
        <w:pStyle w:val="ListParagraph"/>
        <w:numPr>
          <w:ilvl w:val="0"/>
          <w:numId w:val="12"/>
        </w:numPr>
        <w:rPr>
          <w:bCs/>
        </w:rPr>
      </w:pPr>
      <w:r>
        <w:rPr>
          <w:bCs/>
        </w:rPr>
        <w:t>indirectly_affected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6"/>
      <w:r>
        <w:rPr>
          <w:bCs/>
        </w:rPr>
        <w:t>the number of events in the disaster’s timeline</w:t>
      </w:r>
      <w:commentRangeEnd w:id="16"/>
      <w:r w:rsidR="00C92206">
        <w:rPr>
          <w:rStyle w:val="CommentReference"/>
        </w:rPr>
        <w:commentReference w:id="16"/>
      </w:r>
    </w:p>
    <w:p w14:paraId="47E3555E" w14:textId="2D56E70D" w:rsidR="00ED730A" w:rsidRDefault="00ED730A" w:rsidP="00ED730A">
      <w:pPr>
        <w:pStyle w:val="ListParagraph"/>
        <w:numPr>
          <w:ilvl w:val="0"/>
          <w:numId w:val="12"/>
        </w:numPr>
        <w:rPr>
          <w:bCs/>
        </w:rPr>
      </w:pPr>
      <w:r>
        <w:rPr>
          <w:bCs/>
        </w:rPr>
        <w:t>significantEvents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r>
        <w:rPr>
          <w:bCs/>
        </w:rPr>
        <w:t>aidBeforeProtest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r>
        <w:rPr>
          <w:bCs/>
        </w:rPr>
        <w:t>daysBeforePositive – the number of days before the first positive event in the timeline</w:t>
      </w:r>
    </w:p>
    <w:p w14:paraId="7B7EB5B8" w14:textId="52395E21" w:rsidR="00ED730A" w:rsidRDefault="00ED730A" w:rsidP="00597E56">
      <w:pPr>
        <w:pStyle w:val="ListParagraph"/>
        <w:numPr>
          <w:ilvl w:val="0"/>
          <w:numId w:val="12"/>
        </w:numPr>
        <w:rPr>
          <w:bCs/>
        </w:rPr>
      </w:pPr>
      <w:r>
        <w:rPr>
          <w:bCs/>
        </w:rPr>
        <w:t>daysBeforeNegative – the number of days before the first negative event in the timeline</w:t>
      </w:r>
    </w:p>
    <w:p w14:paraId="14F05CE6" w14:textId="77777777" w:rsidR="00FA7F1E" w:rsidRDefault="00FA7F1E" w:rsidP="00BE3686">
      <w:pPr>
        <w:rPr>
          <w:b/>
        </w:rPr>
      </w:pPr>
    </w:p>
    <w:p w14:paraId="7DDD060E" w14:textId="562491AE" w:rsidR="00BE3686" w:rsidRDefault="00BE3686" w:rsidP="00BE3686">
      <w:pPr>
        <w:rPr>
          <w:bCs/>
        </w:rPr>
      </w:pPr>
      <w:r>
        <w:rPr>
          <w:b/>
        </w:rPr>
        <w:t>3.3.3.2.1 K</w:t>
      </w:r>
      <w:r w:rsidR="00753D78">
        <w:rPr>
          <w:b/>
        </w:rPr>
        <w:t>-M</w:t>
      </w:r>
      <w:r>
        <w:rPr>
          <w:b/>
        </w:rPr>
        <w:t>eans Clustering</w:t>
      </w:r>
    </w:p>
    <w:p w14:paraId="0332C484" w14:textId="77777777" w:rsidR="009001E7" w:rsidRDefault="00BE3686">
      <w:pPr>
        <w:rPr>
          <w:bCs/>
        </w:rPr>
      </w:pPr>
      <w:r>
        <w:rPr>
          <w:bCs/>
        </w:rPr>
        <w:t xml:space="preserve">The first focus in applying </w:t>
      </w:r>
      <w:r w:rsidR="00753D78">
        <w:rPr>
          <w:bCs/>
        </w:rPr>
        <w:t>K-M</w:t>
      </w:r>
      <w:r>
        <w:rPr>
          <w:bCs/>
        </w:rPr>
        <w:t>eans clustering to a dataset is determin</w:t>
      </w:r>
      <w:r w:rsidR="00FA7F1E">
        <w:rPr>
          <w:bCs/>
        </w:rPr>
        <w:t>in</w:t>
      </w:r>
      <w:r>
        <w:rPr>
          <w:bCs/>
        </w:rPr>
        <w:t xml:space="preserve">g </w:t>
      </w:r>
      <w:r w:rsidR="00FA7F1E">
        <w:rPr>
          <w:bCs/>
        </w:rPr>
        <w:t xml:space="preserve">the </w:t>
      </w:r>
      <w:r w:rsidRPr="00E40916">
        <w:rPr>
          <w:bCs/>
          <w:i/>
        </w:rPr>
        <w:t>k</w:t>
      </w:r>
      <w:r>
        <w:rPr>
          <w:bCs/>
        </w:rPr>
        <w:t xml:space="preserve"> value, or the number of clusters we want our data divided into. In order to do this</w:t>
      </w:r>
      <w:r w:rsidR="009001E7">
        <w:rPr>
          <w:bCs/>
        </w:rPr>
        <w:t xml:space="preserve">, we will be computing the ‘goodness’ of various </w:t>
      </w:r>
      <w:r w:rsidR="009001E7">
        <w:rPr>
          <w:bCs/>
          <w:i/>
          <w:iCs/>
        </w:rPr>
        <w:t>k</w:t>
      </w:r>
      <w:r w:rsidR="009001E7">
        <w:rPr>
          <w:bCs/>
        </w:rPr>
        <w:t xml:space="preserve"> values and comparing them to find the best </w:t>
      </w:r>
      <w:r w:rsidR="009001E7">
        <w:rPr>
          <w:bCs/>
          <w:i/>
          <w:iCs/>
        </w:rPr>
        <w:t>k</w:t>
      </w:r>
      <w:r w:rsidR="009001E7">
        <w:rPr>
          <w:bCs/>
        </w:rPr>
        <w:t xml:space="preserve"> for our dataset.</w:t>
      </w:r>
    </w:p>
    <w:p w14:paraId="4616C5ED" w14:textId="77777777" w:rsidR="009001E7" w:rsidRDefault="009001E7">
      <w:pPr>
        <w:rPr>
          <w:b/>
        </w:rPr>
      </w:pPr>
      <w:r>
        <w:rPr>
          <w:b/>
        </w:rPr>
        <w:br w:type="page"/>
      </w:r>
    </w:p>
    <w:p w14:paraId="02909712" w14:textId="40BDA2AE" w:rsidR="009001E7" w:rsidRPr="00400682" w:rsidRDefault="009001E7">
      <w:pPr>
        <w:rPr>
          <w:b/>
        </w:rPr>
      </w:pPr>
      <w:r>
        <w:rPr>
          <w:b/>
        </w:rPr>
        <w:lastRenderedPageBreak/>
        <w:t xml:space="preserve">3.3.3.2.2 Computing Goodness of a </w:t>
      </w:r>
      <w:r>
        <w:rPr>
          <w:b/>
          <w:i/>
          <w:iCs/>
        </w:rPr>
        <w:t>k</w:t>
      </w:r>
      <w:r>
        <w:rPr>
          <w:b/>
        </w:rPr>
        <w:t xml:space="preserve"> value</w:t>
      </w:r>
    </w:p>
    <w:p w14:paraId="7E2AC2D3" w14:textId="2B6BEC45" w:rsidR="00BE3686" w:rsidRDefault="009001E7">
      <w:pPr>
        <w:rPr>
          <w:bCs/>
        </w:rPr>
      </w:pPr>
      <w:r>
        <w:rPr>
          <w:bCs/>
        </w:rPr>
        <w:t xml:space="preserve">In order to determine an optimal </w:t>
      </w:r>
      <w:r>
        <w:rPr>
          <w:bCs/>
          <w:i/>
          <w:iCs/>
        </w:rPr>
        <w:t>k</w:t>
      </w:r>
      <w:r>
        <w:rPr>
          <w:bCs/>
        </w:rPr>
        <w:t xml:space="preserve"> value to use, we wanted to choose the value that produced the optimal Good value where: </w:t>
      </w:r>
    </w:p>
    <w:p w14:paraId="2989954C" w14:textId="003DF76D" w:rsidR="009001E7" w:rsidRPr="00411A96" w:rsidRDefault="009001E7" w:rsidP="009001E7">
      <w:pPr>
        <w:rPr>
          <w:rFonts w:eastAsiaTheme="minorEastAsia"/>
        </w:rPr>
      </w:pPr>
      <m:oMathPara>
        <m:oMath>
          <m:r>
            <w:rPr>
              <w:rFonts w:ascii="Cambria Math" w:hAnsi="Cambria Math"/>
            </w:rPr>
            <m:t>Good</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nary>
                <m:naryPr>
                  <m:chr m:val="∑"/>
                  <m:limLoc m:val="subSup"/>
                  <m:supHide m:val="1"/>
                  <m:ctrlPr>
                    <w:ins w:id="17" w:author="LKSOH" w:date="2021-01-27T10:16:00Z">
                      <w:rPr>
                        <w:rFonts w:ascii="Cambria Math" w:hAnsi="Cambria Math"/>
                        <w:i/>
                      </w:rPr>
                    </w:ins>
                  </m:ctrlPr>
                </m:naryPr>
                <m:sub>
                  <m:sSub>
                    <m:sSubPr>
                      <m:ctrlPr>
                        <w:ins w:id="18" w:author="LKSOH" w:date="2021-01-27T10:16:00Z">
                          <w:rPr>
                            <w:rFonts w:ascii="Cambria Math" w:hAnsi="Cambria Math"/>
                            <w:i/>
                          </w:rPr>
                        </w:ins>
                      </m:ctrlPr>
                    </m:sSubPr>
                    <m:e>
                      <w:ins w:id="19" w:author="LKSOH" w:date="2021-01-27T10:16:00Z">
                        <m:r>
                          <w:rPr>
                            <w:rFonts w:ascii="Cambria Math" w:hAnsi="Cambria Math"/>
                          </w:rPr>
                          <m:t>c</m:t>
                        </m:r>
                      </w:ins>
                    </m:e>
                    <m:sub>
                      <w:ins w:id="20" w:author="LKSOH" w:date="2021-01-27T10:16:00Z">
                        <m:r>
                          <w:rPr>
                            <w:rFonts w:ascii="Cambria Math" w:hAnsi="Cambria Math"/>
                          </w:rPr>
                          <m:t>i</m:t>
                        </m:r>
                      </w:ins>
                    </m:sub>
                  </m:sSub>
                  <w:ins w:id="21" w:author="LKSOH" w:date="2021-01-27T10:16:00Z">
                    <m:r>
                      <w:rPr>
                        <w:rFonts w:ascii="Cambria Math" w:hAnsi="Cambria Math"/>
                      </w:rPr>
                      <m:t>,</m:t>
                    </m:r>
                  </w:ins>
                  <m:sSub>
                    <m:sSubPr>
                      <m:ctrlPr>
                        <w:ins w:id="22" w:author="LKSOH" w:date="2021-01-27T10:16:00Z">
                          <w:rPr>
                            <w:rFonts w:ascii="Cambria Math" w:hAnsi="Cambria Math"/>
                            <w:i/>
                          </w:rPr>
                        </w:ins>
                      </m:ctrlPr>
                    </m:sSubPr>
                    <m:e>
                      <w:ins w:id="23" w:author="LKSOH" w:date="2021-01-27T10:16:00Z">
                        <m:r>
                          <w:rPr>
                            <w:rFonts w:ascii="Cambria Math" w:hAnsi="Cambria Math"/>
                          </w:rPr>
                          <m:t>c</m:t>
                        </m:r>
                      </w:ins>
                    </m:e>
                    <m:sub>
                      <w:ins w:id="24" w:author="LKSOH" w:date="2021-01-27T10:16:00Z">
                        <m:r>
                          <w:rPr>
                            <w:rFonts w:ascii="Cambria Math" w:hAnsi="Cambria Math"/>
                          </w:rPr>
                          <m:t>j</m:t>
                        </m:r>
                      </w:ins>
                    </m:sub>
                  </m:sSub>
                  <w:ins w:id="25" w:author="LKSOH" w:date="2021-01-27T10:16:00Z">
                    <m:r>
                      <w:rPr>
                        <w:rFonts w:ascii="Cambria Math" w:hAnsi="Cambria Math"/>
                      </w:rPr>
                      <m:t>∈C</m:t>
                    </m:r>
                  </w:ins>
                </m:sub>
                <m:sup/>
                <m:e>
                  <m:sSub>
                    <m:sSubPr>
                      <m:ctrlPr>
                        <w:ins w:id="26" w:author="LKSOH" w:date="2021-01-27T10:16:00Z">
                          <w:rPr>
                            <w:rFonts w:ascii="Cambria Math" w:hAnsi="Cambria Math"/>
                            <w:i/>
                          </w:rPr>
                        </w:ins>
                      </m:ctrlPr>
                    </m:sSubPr>
                    <m:e>
                      <w:ins w:id="27" w:author="LKSOH" w:date="2021-01-27T10:16:00Z">
                        <m:r>
                          <w:rPr>
                            <w:rFonts w:ascii="Cambria Math" w:hAnsi="Cambria Math"/>
                          </w:rPr>
                          <m:t>D</m:t>
                        </m:r>
                      </w:ins>
                    </m:e>
                    <m:sub>
                      <w:ins w:id="28" w:author="LKSOH" w:date="2021-01-27T10:16:00Z">
                        <m:r>
                          <w:rPr>
                            <w:rFonts w:ascii="Cambria Math" w:hAnsi="Cambria Math"/>
                          </w:rPr>
                          <m:t>inter</m:t>
                        </m:r>
                      </w:ins>
                    </m:sub>
                  </m:sSub>
                  <m:d>
                    <m:dPr>
                      <m:ctrlPr>
                        <w:ins w:id="29" w:author="LKSOH" w:date="2021-01-27T10:16:00Z">
                          <w:rPr>
                            <w:rFonts w:ascii="Cambria Math" w:hAnsi="Cambria Math"/>
                            <w:i/>
                          </w:rPr>
                        </w:ins>
                      </m:ctrlPr>
                    </m:dPr>
                    <m:e>
                      <m:sSub>
                        <m:sSubPr>
                          <m:ctrlPr>
                            <w:ins w:id="30" w:author="LKSOH" w:date="2021-01-27T10:16:00Z">
                              <w:rPr>
                                <w:rFonts w:ascii="Cambria Math" w:hAnsi="Cambria Math"/>
                                <w:i/>
                              </w:rPr>
                            </w:ins>
                          </m:ctrlPr>
                        </m:sSubPr>
                        <m:e>
                          <w:ins w:id="31" w:author="LKSOH" w:date="2021-01-27T10:16:00Z">
                            <m:r>
                              <w:rPr>
                                <w:rFonts w:ascii="Cambria Math" w:hAnsi="Cambria Math"/>
                              </w:rPr>
                              <m:t>c</m:t>
                            </m:r>
                          </w:ins>
                        </m:e>
                        <m:sub>
                          <w:ins w:id="32" w:author="LKSOH" w:date="2021-01-27T10:16:00Z">
                            <m:r>
                              <w:rPr>
                                <w:rFonts w:ascii="Cambria Math" w:hAnsi="Cambria Math"/>
                              </w:rPr>
                              <m:t>i</m:t>
                            </m:r>
                          </w:ins>
                        </m:sub>
                      </m:sSub>
                      <w:ins w:id="33" w:author="LKSOH" w:date="2021-01-27T10:16:00Z">
                        <m:r>
                          <w:rPr>
                            <w:rFonts w:ascii="Cambria Math" w:hAnsi="Cambria Math"/>
                          </w:rPr>
                          <m:t>,</m:t>
                        </m:r>
                      </w:ins>
                      <m:sSub>
                        <m:sSubPr>
                          <m:ctrlPr>
                            <w:ins w:id="34" w:author="LKSOH" w:date="2021-01-27T10:16:00Z">
                              <w:rPr>
                                <w:rFonts w:ascii="Cambria Math" w:hAnsi="Cambria Math"/>
                                <w:i/>
                              </w:rPr>
                            </w:ins>
                          </m:ctrlPr>
                        </m:sSubPr>
                        <m:e>
                          <w:ins w:id="35" w:author="LKSOH" w:date="2021-01-27T10:16:00Z">
                            <m:r>
                              <w:rPr>
                                <w:rFonts w:ascii="Cambria Math" w:hAnsi="Cambria Math"/>
                              </w:rPr>
                              <m:t>c</m:t>
                            </m:r>
                          </w:ins>
                        </m:e>
                        <m:sub>
                          <w:ins w:id="36" w:author="LKSOH" w:date="2021-01-27T10:16:00Z">
                            <m:r>
                              <w:rPr>
                                <w:rFonts w:ascii="Cambria Math" w:hAnsi="Cambria Math"/>
                              </w:rPr>
                              <m:t>j</m:t>
                            </m:r>
                          </w:ins>
                        </m:sub>
                      </m:sSub>
                    </m:e>
                  </m:d>
                </m:e>
              </m:nary>
              <m:sSubSup>
                <m:sSubSupPr>
                  <m:ctrlPr>
                    <w:del w:id="37" w:author="LKSOH" w:date="2021-01-27T10:16:00Z">
                      <w:rPr>
                        <w:rFonts w:ascii="Cambria Math" w:hAnsi="Cambria Math"/>
                        <w:i/>
                      </w:rPr>
                    </w:del>
                  </m:ctrlPr>
                </m:sSubSupPr>
                <m:e>
                  <m:sSub>
                    <m:sSubPr>
                      <m:ctrlPr>
                        <w:del w:id="38" w:author="LKSOH" w:date="2021-01-27T10:16:00Z">
                          <w:rPr>
                            <w:rFonts w:ascii="Cambria Math" w:hAnsi="Cambria Math"/>
                            <w:i/>
                          </w:rPr>
                        </w:del>
                      </m:ctrlPr>
                    </m:sSubPr>
                    <m:e>
                      <w:del w:id="39" w:author="LKSOH" w:date="2021-01-27T10:15:00Z">
                        <m:r>
                          <w:rPr>
                            <w:rFonts w:ascii="Cambria Math" w:hAnsi="Cambria Math"/>
                          </w:rPr>
                          <m:t>∀</m:t>
                        </m:r>
                      </w:del>
                    </m:e>
                    <m:sub>
                      <m:sSub>
                        <m:sSubPr>
                          <m:ctrlPr>
                            <w:del w:id="40" w:author="LKSOH" w:date="2021-01-27T10:15:00Z">
                              <w:rPr>
                                <w:rFonts w:ascii="Cambria Math" w:hAnsi="Cambria Math"/>
                                <w:i/>
                              </w:rPr>
                            </w:del>
                          </m:ctrlPr>
                        </m:sSubPr>
                        <m:e>
                          <w:del w:id="41" w:author="LKSOH" w:date="2021-01-27T10:15:00Z">
                            <m:r>
                              <w:rPr>
                                <w:rFonts w:ascii="Cambria Math" w:hAnsi="Cambria Math"/>
                              </w:rPr>
                              <m:t>c</m:t>
                            </m:r>
                          </w:del>
                        </m:e>
                        <m:sub>
                          <w:del w:id="42" w:author="LKSOH" w:date="2021-01-27T10:15:00Z">
                            <m:r>
                              <w:rPr>
                                <w:rFonts w:ascii="Cambria Math" w:hAnsi="Cambria Math"/>
                              </w:rPr>
                              <m:t>i</m:t>
                            </m:r>
                          </w:del>
                        </m:sub>
                      </m:sSub>
                      <w:del w:id="43" w:author="LKSOH" w:date="2021-01-27T10:15:00Z">
                        <m:r>
                          <w:rPr>
                            <w:rFonts w:ascii="Cambria Math" w:hAnsi="Cambria Math"/>
                          </w:rPr>
                          <m:t>,</m:t>
                        </m:r>
                      </w:del>
                      <m:sSub>
                        <m:sSubPr>
                          <m:ctrlPr>
                            <w:del w:id="44" w:author="LKSOH" w:date="2021-01-27T10:15:00Z">
                              <w:rPr>
                                <w:rFonts w:ascii="Cambria Math" w:hAnsi="Cambria Math"/>
                                <w:i/>
                              </w:rPr>
                            </w:del>
                          </m:ctrlPr>
                        </m:sSubPr>
                        <m:e>
                          <w:del w:id="45" w:author="LKSOH" w:date="2021-01-27T10:15:00Z">
                            <m:r>
                              <w:rPr>
                                <w:rFonts w:ascii="Cambria Math" w:hAnsi="Cambria Math"/>
                              </w:rPr>
                              <m:t>c</m:t>
                            </m:r>
                          </w:del>
                        </m:e>
                        <m:sub>
                          <w:del w:id="46" w:author="LKSOH" w:date="2021-01-27T10:15:00Z">
                            <m:r>
                              <w:rPr>
                                <w:rFonts w:ascii="Cambria Math" w:hAnsi="Cambria Math"/>
                              </w:rPr>
                              <m:t>j</m:t>
                            </m:r>
                          </w:del>
                        </m:sub>
                      </m:sSub>
                      <w:del w:id="47" w:author="LKSOH" w:date="2021-01-27T10:15:00Z">
                        <m:r>
                          <w:rPr>
                            <w:rFonts w:ascii="Cambria Math" w:hAnsi="Cambria Math"/>
                          </w:rPr>
                          <m:t>∈C</m:t>
                        </m:r>
                      </w:del>
                    </m:sub>
                  </m:sSub>
                  <w:del w:id="48" w:author="LKSOH" w:date="2021-01-27T10:16:00Z">
                    <m:r>
                      <w:rPr>
                        <w:rFonts w:ascii="Cambria Math" w:hAnsi="Cambria Math"/>
                      </w:rPr>
                      <m:t>D</m:t>
                    </m:r>
                  </w:del>
                </m:e>
                <m:sub>
                  <w:del w:id="49" w:author="LKSOH" w:date="2021-01-27T10:16:00Z">
                    <m:r>
                      <w:rPr>
                        <w:rFonts w:ascii="Cambria Math" w:hAnsi="Cambria Math"/>
                      </w:rPr>
                      <m:t>inter</m:t>
                    </m:r>
                  </w:del>
                </m:sub>
                <m:sup/>
              </m:sSubSup>
              <m:d>
                <m:dPr>
                  <m:ctrlPr>
                    <w:del w:id="50" w:author="LKSOH" w:date="2021-01-27T10:16:00Z">
                      <w:rPr>
                        <w:rFonts w:ascii="Cambria Math" w:hAnsi="Cambria Math"/>
                        <w:i/>
                      </w:rPr>
                    </w:del>
                  </m:ctrlPr>
                </m:dPr>
                <m:e>
                  <m:sSub>
                    <m:sSubPr>
                      <m:ctrlPr>
                        <w:del w:id="51" w:author="LKSOH" w:date="2021-01-27T10:16:00Z">
                          <w:rPr>
                            <w:rFonts w:ascii="Cambria Math" w:hAnsi="Cambria Math"/>
                            <w:i/>
                          </w:rPr>
                        </w:del>
                      </m:ctrlPr>
                    </m:sSubPr>
                    <m:e>
                      <w:del w:id="52" w:author="LKSOH" w:date="2021-01-27T10:16:00Z">
                        <m:r>
                          <w:rPr>
                            <w:rFonts w:ascii="Cambria Math" w:hAnsi="Cambria Math"/>
                          </w:rPr>
                          <m:t>c</m:t>
                        </m:r>
                      </w:del>
                    </m:e>
                    <m:sub>
                      <w:del w:id="53" w:author="LKSOH" w:date="2021-01-27T10:16:00Z">
                        <m:r>
                          <w:rPr>
                            <w:rFonts w:ascii="Cambria Math" w:hAnsi="Cambria Math"/>
                          </w:rPr>
                          <m:t>i</m:t>
                        </m:r>
                      </w:del>
                    </m:sub>
                  </m:sSub>
                  <w:del w:id="54" w:author="LKSOH" w:date="2021-01-27T10:16:00Z">
                    <m:r>
                      <w:rPr>
                        <w:rFonts w:ascii="Cambria Math" w:hAnsi="Cambria Math"/>
                      </w:rPr>
                      <m:t>,</m:t>
                    </m:r>
                  </w:del>
                  <m:sSub>
                    <m:sSubPr>
                      <m:ctrlPr>
                        <w:del w:id="55" w:author="LKSOH" w:date="2021-01-27T10:16:00Z">
                          <w:rPr>
                            <w:rFonts w:ascii="Cambria Math" w:hAnsi="Cambria Math"/>
                            <w:i/>
                          </w:rPr>
                        </w:del>
                      </m:ctrlPr>
                    </m:sSubPr>
                    <m:e>
                      <w:del w:id="56" w:author="LKSOH" w:date="2021-01-27T10:16:00Z">
                        <m:r>
                          <w:rPr>
                            <w:rFonts w:ascii="Cambria Math" w:hAnsi="Cambria Math"/>
                          </w:rPr>
                          <m:t>c</m:t>
                        </m:r>
                      </w:del>
                    </m:e>
                    <m:sub>
                      <w:del w:id="57" w:author="LKSOH" w:date="2021-01-27T10:16:00Z">
                        <m:r>
                          <w:rPr>
                            <w:rFonts w:ascii="Cambria Math" w:hAnsi="Cambria Math"/>
                          </w:rPr>
                          <m:t>j</m:t>
                        </m:r>
                      </w:del>
                    </m:sub>
                  </m:sSub>
                </m:e>
              </m:d>
            </m:num>
            <m:den>
              <w:commentRangeStart w:id="58"/>
              <m:d>
                <m:dPr>
                  <m:begChr m:val="|"/>
                  <m:endChr m:val="|"/>
                  <m:ctrlPr>
                    <w:rPr>
                      <w:rFonts w:ascii="Cambria Math" w:hAnsi="Cambria Math"/>
                      <w:i/>
                    </w:rPr>
                  </m:ctrlPr>
                </m:dPr>
                <m:e>
                  <m:r>
                    <w:rPr>
                      <w:rFonts w:ascii="Cambria Math" w:hAnsi="Cambria Math"/>
                    </w:rPr>
                    <m:t>C</m:t>
                  </m:r>
                </m:e>
              </m:d>
              <m:r>
                <w:rPr>
                  <w:rFonts w:ascii="Cambria Math" w:hAnsi="Cambria Math"/>
                </w:rPr>
                <m:t>/2</m:t>
              </m:r>
              <w:commentRangeEnd w:id="58"/>
              <m:r>
                <m:rPr>
                  <m:sty m:val="p"/>
                </m:rPr>
                <w:rPr>
                  <w:rStyle w:val="CommentReference"/>
                </w:rPr>
                <w:commentReference w:id="58"/>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C</m:t>
                  </m:r>
                </m:e>
              </m:d>
            </m:num>
            <m:den>
              <m:nary>
                <m:naryPr>
                  <m:chr m:val="∑"/>
                  <m:limLoc m:val="subSup"/>
                  <m:supHide m:val="1"/>
                  <m:ctrlPr>
                    <w:ins w:id="59" w:author="LKSOH" w:date="2021-01-27T10:17:00Z">
                      <w:rPr>
                        <w:rFonts w:ascii="Cambria Math" w:hAnsi="Cambria Math"/>
                        <w:i/>
                      </w:rPr>
                    </w:ins>
                  </m:ctrlPr>
                </m:naryPr>
                <m:sub>
                  <m:sSub>
                    <m:sSubPr>
                      <m:ctrlPr>
                        <w:ins w:id="60" w:author="LKSOH" w:date="2021-01-27T10:17:00Z">
                          <w:rPr>
                            <w:rFonts w:ascii="Cambria Math" w:hAnsi="Cambria Math"/>
                            <w:i/>
                          </w:rPr>
                        </w:ins>
                      </m:ctrlPr>
                    </m:sSubPr>
                    <m:e>
                      <w:ins w:id="61" w:author="LKSOH" w:date="2021-01-27T10:17:00Z">
                        <m:r>
                          <w:rPr>
                            <w:rFonts w:ascii="Cambria Math" w:hAnsi="Cambria Math"/>
                          </w:rPr>
                          <m:t>c</m:t>
                        </m:r>
                      </w:ins>
                    </m:e>
                    <m:sub>
                      <w:ins w:id="62" w:author="LKSOH" w:date="2021-01-27T10:17:00Z">
                        <m:r>
                          <w:rPr>
                            <w:rFonts w:ascii="Cambria Math" w:hAnsi="Cambria Math"/>
                          </w:rPr>
                          <m:t>i</m:t>
                        </m:r>
                      </w:ins>
                    </m:sub>
                  </m:sSub>
                  <w:ins w:id="63" w:author="LKSOH" w:date="2021-01-27T10:17:00Z">
                    <m:r>
                      <w:rPr>
                        <w:rFonts w:ascii="Cambria Math" w:hAnsi="Cambria Math"/>
                      </w:rPr>
                      <m:t>∈C</m:t>
                    </m:r>
                  </w:ins>
                </m:sub>
                <m:sup/>
                <m:e>
                  <m:sSub>
                    <m:sSubPr>
                      <m:ctrlPr>
                        <w:ins w:id="64" w:author="LKSOH" w:date="2021-01-27T10:17:00Z">
                          <w:rPr>
                            <w:rFonts w:ascii="Cambria Math" w:hAnsi="Cambria Math"/>
                            <w:i/>
                          </w:rPr>
                        </w:ins>
                      </m:ctrlPr>
                    </m:sSubPr>
                    <m:e>
                      <w:ins w:id="65" w:author="LKSOH" w:date="2021-01-27T10:17:00Z">
                        <m:r>
                          <w:rPr>
                            <w:rFonts w:ascii="Cambria Math" w:hAnsi="Cambria Math"/>
                          </w:rPr>
                          <m:t>D</m:t>
                        </m:r>
                      </w:ins>
                    </m:e>
                    <m:sub>
                      <w:ins w:id="66" w:author="LKSOH" w:date="2021-01-27T10:17:00Z">
                        <m:r>
                          <w:rPr>
                            <w:rFonts w:ascii="Cambria Math" w:hAnsi="Cambria Math"/>
                          </w:rPr>
                          <m:t>intra</m:t>
                        </m:r>
                      </w:ins>
                    </m:sub>
                  </m:sSub>
                  <m:d>
                    <m:dPr>
                      <m:ctrlPr>
                        <w:ins w:id="67" w:author="LKSOH" w:date="2021-01-27T10:17:00Z">
                          <w:rPr>
                            <w:rFonts w:ascii="Cambria Math" w:hAnsi="Cambria Math"/>
                            <w:i/>
                          </w:rPr>
                        </w:ins>
                      </m:ctrlPr>
                    </m:dPr>
                    <m:e>
                      <m:sSub>
                        <m:sSubPr>
                          <m:ctrlPr>
                            <w:ins w:id="68" w:author="LKSOH" w:date="2021-01-27T10:17:00Z">
                              <w:rPr>
                                <w:rFonts w:ascii="Cambria Math" w:hAnsi="Cambria Math"/>
                                <w:i/>
                              </w:rPr>
                            </w:ins>
                          </m:ctrlPr>
                        </m:sSubPr>
                        <m:e>
                          <w:ins w:id="69" w:author="LKSOH" w:date="2021-01-27T10:17:00Z">
                            <m:r>
                              <w:rPr>
                                <w:rFonts w:ascii="Cambria Math" w:hAnsi="Cambria Math"/>
                              </w:rPr>
                              <m:t>c</m:t>
                            </m:r>
                          </w:ins>
                        </m:e>
                        <m:sub>
                          <w:ins w:id="70" w:author="LKSOH" w:date="2021-01-27T10:17:00Z">
                            <m:r>
                              <w:rPr>
                                <w:rFonts w:ascii="Cambria Math" w:hAnsi="Cambria Math"/>
                              </w:rPr>
                              <m:t>i</m:t>
                            </m:r>
                          </w:ins>
                        </m:sub>
                      </m:sSub>
                    </m:e>
                  </m:d>
                </m:e>
              </m:nary>
              <m:d>
                <m:dPr>
                  <m:ctrlPr>
                    <w:del w:id="71" w:author="LKSOH" w:date="2021-01-27T10:17:00Z">
                      <w:rPr>
                        <w:rFonts w:ascii="Cambria Math" w:hAnsi="Cambria Math"/>
                        <w:i/>
                      </w:rPr>
                    </w:del>
                  </m:ctrlPr>
                </m:dPr>
                <m:e>
                  <m:sSubSup>
                    <m:sSubSupPr>
                      <m:ctrlPr>
                        <w:del w:id="72" w:author="LKSOH" w:date="2021-01-27T10:17:00Z">
                          <w:rPr>
                            <w:rFonts w:ascii="Cambria Math" w:hAnsi="Cambria Math"/>
                            <w:i/>
                          </w:rPr>
                        </w:del>
                      </m:ctrlPr>
                    </m:sSubSupPr>
                    <m:e>
                      <m:sSub>
                        <m:sSubPr>
                          <m:ctrlPr>
                            <w:del w:id="73" w:author="LKSOH" w:date="2021-01-27T10:17:00Z">
                              <w:rPr>
                                <w:rFonts w:ascii="Cambria Math" w:hAnsi="Cambria Math"/>
                                <w:i/>
                              </w:rPr>
                            </w:del>
                          </m:ctrlPr>
                        </m:sSubPr>
                        <m:e>
                          <w:del w:id="74" w:author="LKSOH" w:date="2021-01-27T10:17:00Z">
                            <m:r>
                              <w:rPr>
                                <w:rFonts w:ascii="Cambria Math" w:hAnsi="Cambria Math"/>
                              </w:rPr>
                              <m:t>∀</m:t>
                            </m:r>
                          </w:del>
                        </m:e>
                        <m:sub>
                          <m:sSub>
                            <m:sSubPr>
                              <m:ctrlPr>
                                <w:del w:id="75" w:author="LKSOH" w:date="2021-01-27T10:17:00Z">
                                  <w:rPr>
                                    <w:rFonts w:ascii="Cambria Math" w:hAnsi="Cambria Math"/>
                                    <w:i/>
                                  </w:rPr>
                                </w:del>
                              </m:ctrlPr>
                            </m:sSubPr>
                            <m:e>
                              <w:del w:id="76" w:author="LKSOH" w:date="2021-01-27T10:17:00Z">
                                <m:r>
                                  <w:rPr>
                                    <w:rFonts w:ascii="Cambria Math" w:hAnsi="Cambria Math"/>
                                  </w:rPr>
                                  <m:t>c</m:t>
                                </m:r>
                              </w:del>
                            </m:e>
                            <m:sub>
                              <w:del w:id="77" w:author="LKSOH" w:date="2021-01-27T10:17:00Z">
                                <m:r>
                                  <w:rPr>
                                    <w:rFonts w:ascii="Cambria Math" w:hAnsi="Cambria Math"/>
                                  </w:rPr>
                                  <m:t>i</m:t>
                                </m:r>
                              </w:del>
                            </m:sub>
                          </m:sSub>
                          <w:del w:id="78" w:author="LKSOH" w:date="2021-01-27T10:17:00Z">
                            <m:r>
                              <w:rPr>
                                <w:rFonts w:ascii="Cambria Math" w:hAnsi="Cambria Math"/>
                              </w:rPr>
                              <m:t>∈C</m:t>
                            </m:r>
                          </w:del>
                        </m:sub>
                      </m:sSub>
                      <w:del w:id="79" w:author="LKSOH" w:date="2021-01-27T10:17:00Z">
                        <m:r>
                          <w:rPr>
                            <w:rFonts w:ascii="Cambria Math" w:hAnsi="Cambria Math"/>
                          </w:rPr>
                          <m:t>D</m:t>
                        </m:r>
                      </w:del>
                    </m:e>
                    <m:sub>
                      <w:del w:id="80" w:author="LKSOH" w:date="2021-01-27T10:17:00Z">
                        <m:r>
                          <w:rPr>
                            <w:rFonts w:ascii="Cambria Math" w:hAnsi="Cambria Math"/>
                          </w:rPr>
                          <m:t>intra</m:t>
                        </m:r>
                      </w:del>
                    </m:sub>
                    <m:sup/>
                  </m:sSubSup>
                  <m:d>
                    <m:dPr>
                      <m:ctrlPr>
                        <w:del w:id="81" w:author="LKSOH" w:date="2021-01-27T10:17:00Z">
                          <w:rPr>
                            <w:rFonts w:ascii="Cambria Math" w:hAnsi="Cambria Math"/>
                            <w:i/>
                          </w:rPr>
                        </w:del>
                      </m:ctrlPr>
                    </m:dPr>
                    <m:e>
                      <m:sSub>
                        <m:sSubPr>
                          <m:ctrlPr>
                            <w:del w:id="82" w:author="LKSOH" w:date="2021-01-27T10:17:00Z">
                              <w:rPr>
                                <w:rFonts w:ascii="Cambria Math" w:hAnsi="Cambria Math"/>
                                <w:i/>
                              </w:rPr>
                            </w:del>
                          </m:ctrlPr>
                        </m:sSubPr>
                        <m:e>
                          <w:del w:id="83" w:author="LKSOH" w:date="2021-01-27T10:17:00Z">
                            <m:r>
                              <w:rPr>
                                <w:rFonts w:ascii="Cambria Math" w:hAnsi="Cambria Math"/>
                              </w:rPr>
                              <m:t>c</m:t>
                            </m:r>
                          </w:del>
                        </m:e>
                        <m:sub>
                          <w:del w:id="84" w:author="LKSOH" w:date="2021-01-27T10:17:00Z">
                            <m:r>
                              <w:rPr>
                                <w:rFonts w:ascii="Cambria Math" w:hAnsi="Cambria Math"/>
                              </w:rPr>
                              <m:t>i</m:t>
                            </m:r>
                          </w:del>
                        </m:sub>
                      </m:sSub>
                    </m:e>
                  </m:d>
                </m:e>
              </m:d>
            </m:den>
          </m:f>
        </m:oMath>
      </m:oMathPara>
    </w:p>
    <w:p w14:paraId="1E313B9C" w14:textId="77777777" w:rsidR="009001E7" w:rsidRPr="00400682" w:rsidRDefault="00400682" w:rsidP="009001E7">
      <w:pPr>
        <w:rPr>
          <w:ins w:id="85" w:author="LKSOH" w:date="2021-01-27T10:13:00Z"/>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inter</m:t>
              </m:r>
            </m:sub>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oMath>
      </m:oMathPara>
    </w:p>
    <w:p w14:paraId="6D4A6CB6" w14:textId="77777777" w:rsidR="00400682" w:rsidRPr="00400682" w:rsidRDefault="00400682" w:rsidP="009001E7">
      <w:pPr>
        <w:rPr>
          <w:ins w:id="86" w:author="LKSOH" w:date="2021-01-27T10:13:00Z"/>
          <w:rFonts w:eastAsiaTheme="minorEastAsia"/>
        </w:rPr>
      </w:pPr>
    </w:p>
    <w:moveToRangeStart w:id="87" w:author="LKSOH" w:date="2021-01-27T10:13:00Z" w:name="move62634828"/>
    <w:commentRangeStart w:id="88"/>
    <w:p w14:paraId="20580F29" w14:textId="61156387" w:rsidR="00400682" w:rsidRPr="00411A96" w:rsidRDefault="00400682" w:rsidP="00400682">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intra</m:t>
              </m:r>
            </m:sub>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f>
            <m:fPr>
              <m:ctrlPr>
                <w:rPr>
                  <w:rFonts w:ascii="Cambria Math" w:hAnsi="Cambria Math"/>
                  <w:i/>
                </w:rPr>
              </m:ctrlPr>
            </m:fPr>
            <m:num>
              <m:nary>
                <m:naryPr>
                  <m:chr m:val="∑"/>
                  <m:limLoc m:val="undOvr"/>
                  <m:supHide m:val="1"/>
                  <m:ctrlPr>
                    <w:ins w:id="89" w:author="LKSOH" w:date="2021-01-27T10:14:00Z">
                      <w:rPr>
                        <w:rFonts w:ascii="Cambria Math" w:hAnsi="Cambria Math"/>
                        <w:i/>
                      </w:rPr>
                    </w:ins>
                  </m:ctrlPr>
                </m:naryPr>
                <m:sub>
                  <m:sSub>
                    <m:sSubPr>
                      <m:ctrlPr>
                        <w:ins w:id="90" w:author="LKSOH" w:date="2021-01-27T10:14:00Z">
                          <w:rPr>
                            <w:rFonts w:ascii="Cambria Math" w:hAnsi="Cambria Math"/>
                            <w:i/>
                          </w:rPr>
                        </w:ins>
                      </m:ctrlPr>
                    </m:sSubPr>
                    <m:e>
                      <w:ins w:id="91" w:author="LKSOH" w:date="2021-01-27T10:14:00Z">
                        <m:r>
                          <w:rPr>
                            <w:rFonts w:ascii="Cambria Math" w:hAnsi="Cambria Math"/>
                          </w:rPr>
                          <m:t>p</m:t>
                        </m:r>
                      </w:ins>
                    </m:e>
                    <m:sub>
                      <w:ins w:id="92" w:author="LKSOH" w:date="2021-01-27T10:14:00Z">
                        <m:r>
                          <w:rPr>
                            <w:rFonts w:ascii="Cambria Math" w:hAnsi="Cambria Math"/>
                          </w:rPr>
                          <m:t>k</m:t>
                        </m:r>
                      </w:ins>
                    </m:sub>
                  </m:sSub>
                  <w:ins w:id="93" w:author="LKSOH" w:date="2021-01-27T10:14:00Z">
                    <m:r>
                      <w:rPr>
                        <w:rFonts w:ascii="Cambria Math" w:hAnsi="Cambria Math"/>
                      </w:rPr>
                      <m:t>∈</m:t>
                    </m:r>
                  </w:ins>
                  <m:sSub>
                    <m:sSubPr>
                      <m:ctrlPr>
                        <w:ins w:id="94" w:author="LKSOH" w:date="2021-01-27T10:14:00Z">
                          <w:rPr>
                            <w:rFonts w:ascii="Cambria Math" w:hAnsi="Cambria Math"/>
                            <w:i/>
                          </w:rPr>
                        </w:ins>
                      </m:ctrlPr>
                    </m:sSubPr>
                    <m:e>
                      <w:ins w:id="95" w:author="LKSOH" w:date="2021-01-27T10:14:00Z">
                        <m:r>
                          <w:rPr>
                            <w:rFonts w:ascii="Cambria Math" w:hAnsi="Cambria Math"/>
                          </w:rPr>
                          <m:t>c</m:t>
                        </m:r>
                      </w:ins>
                    </m:e>
                    <m:sub>
                      <w:ins w:id="96" w:author="LKSOH" w:date="2021-01-27T10:14:00Z">
                        <m:r>
                          <w:rPr>
                            <w:rFonts w:ascii="Cambria Math" w:hAnsi="Cambria Math"/>
                          </w:rPr>
                          <m:t>i</m:t>
                        </m:r>
                      </w:ins>
                    </m:sub>
                  </m:sSub>
                </m:sub>
                <m:sup/>
                <m:e>
                  <w:ins w:id="97" w:author="LKSOH" w:date="2021-01-27T10:14:00Z">
                    <m:r>
                      <w:rPr>
                        <w:rFonts w:ascii="Cambria Math" w:hAnsi="Cambria Math"/>
                      </w:rPr>
                      <m:t>EuclideanDistance(</m:t>
                    </m:r>
                  </w:ins>
                  <m:sSub>
                    <m:sSubPr>
                      <m:ctrlPr>
                        <w:ins w:id="98" w:author="LKSOH" w:date="2021-01-27T10:14:00Z">
                          <w:rPr>
                            <w:rFonts w:ascii="Cambria Math" w:hAnsi="Cambria Math"/>
                            <w:i/>
                          </w:rPr>
                        </w:ins>
                      </m:ctrlPr>
                    </m:sSubPr>
                    <m:e>
                      <w:ins w:id="99" w:author="LKSOH" w:date="2021-01-27T10:14:00Z">
                        <m:r>
                          <w:rPr>
                            <w:rFonts w:ascii="Cambria Math" w:hAnsi="Cambria Math"/>
                          </w:rPr>
                          <m:t>p</m:t>
                        </m:r>
                      </w:ins>
                    </m:e>
                    <m:sub>
                      <w:ins w:id="100" w:author="LKSOH" w:date="2021-01-27T10:14:00Z">
                        <m:r>
                          <w:rPr>
                            <w:rFonts w:ascii="Cambria Math" w:hAnsi="Cambria Math"/>
                          </w:rPr>
                          <m:t>k</m:t>
                        </m:r>
                      </w:ins>
                    </m:sub>
                  </m:sSub>
                  <w:ins w:id="101" w:author="LKSOH" w:date="2021-01-27T10:14:00Z">
                    <m:r>
                      <w:rPr>
                        <w:rFonts w:ascii="Cambria Math" w:hAnsi="Cambria Math"/>
                      </w:rPr>
                      <m:t>,centroid</m:t>
                    </m:r>
                  </w:ins>
                  <m:d>
                    <m:dPr>
                      <m:ctrlPr>
                        <w:ins w:id="102" w:author="LKSOH" w:date="2021-01-27T10:14:00Z">
                          <w:rPr>
                            <w:rFonts w:ascii="Cambria Math" w:hAnsi="Cambria Math"/>
                            <w:i/>
                          </w:rPr>
                        </w:ins>
                      </m:ctrlPr>
                    </m:dPr>
                    <m:e>
                      <m:sSub>
                        <m:sSubPr>
                          <m:ctrlPr>
                            <w:ins w:id="103" w:author="LKSOH" w:date="2021-01-27T10:14:00Z">
                              <w:rPr>
                                <w:rFonts w:ascii="Cambria Math" w:hAnsi="Cambria Math"/>
                                <w:i/>
                              </w:rPr>
                            </w:ins>
                          </m:ctrlPr>
                        </m:sSubPr>
                        <m:e>
                          <w:ins w:id="104" w:author="LKSOH" w:date="2021-01-27T10:14:00Z">
                            <m:r>
                              <w:rPr>
                                <w:rFonts w:ascii="Cambria Math" w:hAnsi="Cambria Math"/>
                              </w:rPr>
                              <m:t>c</m:t>
                            </m:r>
                          </w:ins>
                        </m:e>
                        <m:sub>
                          <w:ins w:id="105" w:author="LKSOH" w:date="2021-01-27T10:14:00Z">
                            <m:r>
                              <w:rPr>
                                <w:rFonts w:ascii="Cambria Math" w:hAnsi="Cambria Math"/>
                              </w:rPr>
                              <m:t>i</m:t>
                            </m:r>
                          </w:ins>
                        </m:sub>
                      </m:sSub>
                    </m:e>
                  </m:d>
                  <w:ins w:id="106" w:author="LKSOH" w:date="2021-01-27T10:14:00Z">
                    <m:r>
                      <w:rPr>
                        <w:rFonts w:ascii="Cambria Math" w:hAnsi="Cambria Math"/>
                      </w:rPr>
                      <m:t>)</m:t>
                    </m:r>
                  </w:ins>
                </m:e>
              </m:nary>
              <m:sSub>
                <m:sSubPr>
                  <m:ctrlPr>
                    <w:del w:id="107" w:author="LKSOH" w:date="2021-01-27T10:14:00Z">
                      <w:rPr>
                        <w:rFonts w:ascii="Cambria Math" w:hAnsi="Cambria Math"/>
                        <w:i/>
                      </w:rPr>
                    </w:del>
                  </m:ctrlPr>
                </m:sSubPr>
                <m:e>
                  <w:del w:id="108" w:author="LKSOH" w:date="2021-01-27T10:13:00Z">
                    <m:r>
                      <w:rPr>
                        <w:rFonts w:ascii="Cambria Math" w:hAnsi="Cambria Math"/>
                      </w:rPr>
                      <m:t>∀</m:t>
                    </m:r>
                  </w:del>
                </m:e>
                <m:sub>
                  <m:sSub>
                    <m:sSubPr>
                      <m:ctrlPr>
                        <w:del w:id="109" w:author="LKSOH" w:date="2021-01-27T10:14:00Z">
                          <w:rPr>
                            <w:rFonts w:ascii="Cambria Math" w:hAnsi="Cambria Math"/>
                            <w:i/>
                          </w:rPr>
                        </w:del>
                      </m:ctrlPr>
                    </m:sSubPr>
                    <m:e>
                      <w:del w:id="110" w:author="LKSOH" w:date="2021-01-27T10:14:00Z">
                        <m:r>
                          <w:rPr>
                            <w:rFonts w:ascii="Cambria Math" w:hAnsi="Cambria Math"/>
                          </w:rPr>
                          <m:t>p</m:t>
                        </m:r>
                      </w:del>
                    </m:e>
                    <m:sub>
                      <w:del w:id="111" w:author="LKSOH" w:date="2021-01-27T10:14:00Z">
                        <m:r>
                          <w:rPr>
                            <w:rFonts w:ascii="Cambria Math" w:hAnsi="Cambria Math"/>
                          </w:rPr>
                          <m:t>k</m:t>
                        </m:r>
                      </w:del>
                    </m:sub>
                  </m:sSub>
                  <w:del w:id="112" w:author="LKSOH" w:date="2021-01-27T10:14:00Z">
                    <m:r>
                      <w:rPr>
                        <w:rFonts w:ascii="Cambria Math" w:hAnsi="Cambria Math"/>
                      </w:rPr>
                      <m:t>∈</m:t>
                    </m:r>
                  </w:del>
                  <m:sSub>
                    <m:sSubPr>
                      <m:ctrlPr>
                        <w:del w:id="113" w:author="LKSOH" w:date="2021-01-27T10:14:00Z">
                          <w:rPr>
                            <w:rFonts w:ascii="Cambria Math" w:hAnsi="Cambria Math"/>
                            <w:i/>
                          </w:rPr>
                        </w:del>
                      </m:ctrlPr>
                    </m:sSubPr>
                    <m:e>
                      <w:del w:id="114" w:author="LKSOH" w:date="2021-01-27T10:14:00Z">
                        <m:r>
                          <w:rPr>
                            <w:rFonts w:ascii="Cambria Math" w:hAnsi="Cambria Math"/>
                          </w:rPr>
                          <m:t>c</m:t>
                        </m:r>
                      </w:del>
                    </m:e>
                    <m:sub>
                      <w:del w:id="115" w:author="LKSOH" w:date="2021-01-27T10:14:00Z">
                        <m:r>
                          <w:rPr>
                            <w:rFonts w:ascii="Cambria Math" w:hAnsi="Cambria Math"/>
                          </w:rPr>
                          <m:t>i</m:t>
                        </m:r>
                      </w:del>
                    </m:sub>
                  </m:sSub>
                </m:sub>
              </m:sSub>
              <w:del w:id="116" w:author="LKSOH" w:date="2021-01-27T10:14:00Z">
                <m:r>
                  <w:rPr>
                    <w:rFonts w:ascii="Cambria Math" w:hAnsi="Cambria Math"/>
                  </w:rPr>
                  <m:t>EuclideanDistance(</m:t>
                </m:r>
              </w:del>
              <m:sSub>
                <m:sSubPr>
                  <m:ctrlPr>
                    <w:del w:id="117" w:author="LKSOH" w:date="2021-01-27T10:14:00Z">
                      <w:rPr>
                        <w:rFonts w:ascii="Cambria Math" w:hAnsi="Cambria Math"/>
                        <w:i/>
                      </w:rPr>
                    </w:del>
                  </m:ctrlPr>
                </m:sSubPr>
                <m:e>
                  <w:del w:id="118" w:author="LKSOH" w:date="2021-01-27T10:14:00Z">
                    <m:r>
                      <w:rPr>
                        <w:rFonts w:ascii="Cambria Math" w:hAnsi="Cambria Math"/>
                      </w:rPr>
                      <m:t>p</m:t>
                    </m:r>
                  </w:del>
                </m:e>
                <m:sub>
                  <w:del w:id="119" w:author="LKSOH" w:date="2021-01-27T10:14:00Z">
                    <m:r>
                      <w:rPr>
                        <w:rFonts w:ascii="Cambria Math" w:hAnsi="Cambria Math"/>
                      </w:rPr>
                      <m:t>k</m:t>
                    </m:r>
                  </w:del>
                </m:sub>
              </m:sSub>
              <w:del w:id="120" w:author="LKSOH" w:date="2021-01-27T10:14:00Z">
                <m:r>
                  <w:rPr>
                    <w:rFonts w:ascii="Cambria Math" w:hAnsi="Cambria Math"/>
                  </w:rPr>
                  <m:t>,centroid</m:t>
                </m:r>
              </w:del>
              <m:d>
                <m:dPr>
                  <m:ctrlPr>
                    <w:del w:id="121" w:author="LKSOH" w:date="2021-01-27T10:14:00Z">
                      <w:rPr>
                        <w:rFonts w:ascii="Cambria Math" w:hAnsi="Cambria Math"/>
                        <w:i/>
                      </w:rPr>
                    </w:del>
                  </m:ctrlPr>
                </m:dPr>
                <m:e>
                  <m:sSub>
                    <m:sSubPr>
                      <m:ctrlPr>
                        <w:del w:id="122" w:author="LKSOH" w:date="2021-01-27T10:14:00Z">
                          <w:rPr>
                            <w:rFonts w:ascii="Cambria Math" w:hAnsi="Cambria Math"/>
                            <w:i/>
                          </w:rPr>
                        </w:del>
                      </m:ctrlPr>
                    </m:sSubPr>
                    <m:e>
                      <w:del w:id="123" w:author="LKSOH" w:date="2021-01-27T10:14:00Z">
                        <m:r>
                          <w:rPr>
                            <w:rFonts w:ascii="Cambria Math" w:hAnsi="Cambria Math"/>
                          </w:rPr>
                          <m:t>c</m:t>
                        </m:r>
                      </w:del>
                    </m:e>
                    <m:sub>
                      <w:del w:id="124" w:author="LKSOH" w:date="2021-01-27T10:14:00Z">
                        <m:r>
                          <w:rPr>
                            <w:rFonts w:ascii="Cambria Math" w:hAnsi="Cambria Math"/>
                          </w:rPr>
                          <m:t>i</m:t>
                        </m:r>
                      </w:del>
                    </m:sub>
                  </m:sSub>
                </m:e>
              </m:d>
              <w:del w:id="125" w:author="LKSOH" w:date="2021-01-27T10:14:00Z">
                <m:r>
                  <w:rPr>
                    <w:rFonts w:ascii="Cambria Math" w:hAnsi="Cambria Math"/>
                  </w:rPr>
                  <m:t>)</m:t>
                </m:r>
              </w:del>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w:commentRangeEnd w:id="88"/>
          <m:r>
            <m:rPr>
              <m:sty m:val="p"/>
            </m:rPr>
            <w:rPr>
              <w:rStyle w:val="CommentReference"/>
            </w:rPr>
            <w:commentReference w:id="88"/>
          </m:r>
        </m:oMath>
      </m:oMathPara>
    </w:p>
    <w:moveToRangeEnd w:id="87"/>
    <w:p w14:paraId="35F558AF" w14:textId="77777777" w:rsidR="00400682" w:rsidRPr="00411A96" w:rsidRDefault="00400682" w:rsidP="009001E7">
      <w:pPr>
        <w:rPr>
          <w:rFonts w:eastAsiaTheme="minorEastAsia"/>
        </w:rPr>
      </w:pPr>
    </w:p>
    <w:p w14:paraId="728BB12C" w14:textId="168EE27F" w:rsidR="00400682" w:rsidRDefault="00400682" w:rsidP="00400682">
      <w:pPr>
        <w:rPr>
          <w:ins w:id="126" w:author="LKSOH" w:date="2021-01-27T10:19:00Z"/>
          <w:rFonts w:eastAsiaTheme="minorEastAsia"/>
        </w:rPr>
      </w:pPr>
      <w:ins w:id="127" w:author="LKSOH" w:date="2021-01-27T10:18:00Z">
        <w:r>
          <w:rPr>
            <w:rFonts w:ascii="Times New Roman" w:eastAsia="Times New Roman" w:hAnsi="Times New Roman" w:cs="Times New Roman"/>
            <w:color w:val="000000"/>
            <w:sz w:val="20"/>
            <w:szCs w:val="20"/>
          </w:rPr>
          <w:t>To compute the centroid of a cluster</w:t>
        </w:r>
      </w:ins>
      <w:ins w:id="128" w:author="LKSOH" w:date="2021-01-27T10:19:00Z">
        <w:r>
          <w:rPr>
            <w:rFonts w:ascii="Times New Roman" w:eastAsia="Times New Roman" w:hAnsi="Times New Roman" w:cs="Times New Roman"/>
            <w:color w:val="000000"/>
            <w:sz w:val="20"/>
            <w:szCs w:val="20"/>
          </w:rP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ascii="Times New Roman" w:eastAsia="Times New Roman" w:hAnsi="Times New Roman" w:cs="Times New Roman"/>
          </w:rPr>
          <w:t>,</w:t>
        </w:r>
      </w:ins>
      <w:ins w:id="129" w:author="LKSOH" w:date="2021-01-27T10:18:00Z">
        <w:r>
          <w:rPr>
            <w:rFonts w:ascii="Times New Roman" w:eastAsia="Times New Roman" w:hAnsi="Times New Roman" w:cs="Times New Roman"/>
            <w:color w:val="000000"/>
            <w:sz w:val="20"/>
            <w:szCs w:val="20"/>
          </w:rPr>
          <w:t xml:space="preserve"> </w:t>
        </w:r>
      </w:ins>
      <w:ins w:id="130" w:author="LKSOH" w:date="2021-01-27T10:19:00Z">
        <m:oMath>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ascii="Times New Roman" w:eastAsia="Times New Roman" w:hAnsi="Times New Roman" w:cs="Times New Roman"/>
          </w:rPr>
          <w:t>, we use the following steps:</w:t>
        </w:r>
      </w:ins>
    </w:p>
    <w:p w14:paraId="0C282754" w14:textId="37B5E216" w:rsidR="00400682" w:rsidDel="00400682" w:rsidRDefault="00400682" w:rsidP="009001E7">
      <w:pPr>
        <w:rPr>
          <w:del w:id="131" w:author="LKSOH" w:date="2021-01-27T10:19:00Z"/>
          <w:rFonts w:eastAsiaTheme="minorEastAsia"/>
        </w:rPr>
      </w:pPr>
    </w:p>
    <w:p w14:paraId="66394502" w14:textId="1F88FF07" w:rsidR="009001E7" w:rsidRPr="00817CAB" w:rsidRDefault="009001E7" w:rsidP="009001E7">
      <w:pPr>
        <w:rPr>
          <w:rFonts w:eastAsiaTheme="minorEastAsia"/>
        </w:rPr>
      </w:pPr>
      <w:del w:id="132" w:author="LKSOH" w:date="2021-01-27T10:18:00Z">
        <m:oMathPara>
          <m:oMath>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del>
      <w:del w:id="133" w:author="LKSOH" w:date="2021-01-27T10:19:00Z">
        <m:oMathPara>
          <m:oMath>
            <m:r>
              <w:rPr>
                <w:rFonts w:ascii="Cambria Math" w:hAnsi="Cambria Math"/>
              </w:rPr>
              <m:t>result i of the process below:</m:t>
            </m:r>
          </m:oMath>
        </m:oMathPara>
      </w:del>
    </w:p>
    <w:p w14:paraId="3E193D8F" w14:textId="5B97CA27" w:rsidR="009001E7" w:rsidDel="00400682" w:rsidRDefault="009001E7" w:rsidP="009001E7">
      <w:pPr>
        <w:jc w:val="center"/>
        <w:rPr>
          <w:del w:id="134" w:author="LKSOH" w:date="2021-01-27T10:20:00Z"/>
          <w:rFonts w:eastAsiaTheme="minorEastAsia"/>
        </w:rPr>
      </w:pPr>
    </w:p>
    <w:p w14:paraId="695B7D00" w14:textId="52EF4883"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Cluster the data into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groups</w:t>
      </w:r>
      <w:r>
        <w:rPr>
          <w:rFonts w:ascii="Times New Roman" w:eastAsia="Times New Roman" w:hAnsi="Times New Roman" w:cs="Times New Roman"/>
          <w:color w:val="000000"/>
          <w:sz w:val="20"/>
          <w:szCs w:val="20"/>
        </w:rPr>
        <w:t>.</w:t>
      </w:r>
    </w:p>
    <w:p w14:paraId="75D751F9" w14:textId="690351D8"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Select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points at random as cluster centers</w:t>
      </w:r>
      <w:ins w:id="135" w:author="LKSOH" w:date="2021-01-27T10:20:00Z">
        <w:r w:rsidR="00400682">
          <w:rPr>
            <w:rFonts w:ascii="Times New Roman" w:eastAsia="Times New Roman" w:hAnsi="Times New Roman" w:cs="Times New Roman"/>
            <w:color w:val="000000"/>
            <w:sz w:val="20"/>
            <w:szCs w:val="20"/>
          </w:rPr>
          <w:t xml:space="preserve"> (as temporary cluster centroids)</w:t>
        </w:r>
      </w:ins>
      <w:r w:rsidRPr="00817CAB">
        <w:rPr>
          <w:rFonts w:ascii="Times New Roman" w:eastAsia="Times New Roman" w:hAnsi="Times New Roman" w:cs="Times New Roman"/>
          <w:color w:val="000000"/>
          <w:sz w:val="20"/>
          <w:szCs w:val="20"/>
        </w:rPr>
        <w:t>.</w:t>
      </w:r>
    </w:p>
    <w:p w14:paraId="6070A9A7" w14:textId="67B0D03A"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 xml:space="preserve">Assign </w:t>
      </w:r>
      <w:ins w:id="136" w:author="LKSOH" w:date="2021-01-27T10:21:00Z">
        <w:r w:rsidR="00400682">
          <w:rPr>
            <w:rFonts w:ascii="Times New Roman" w:eastAsia="Times New Roman" w:hAnsi="Times New Roman" w:cs="Times New Roman"/>
            <w:color w:val="000000"/>
            <w:sz w:val="20"/>
            <w:szCs w:val="20"/>
          </w:rPr>
          <w:t xml:space="preserve">every </w:t>
        </w:r>
      </w:ins>
      <w:r w:rsidRPr="00817CAB">
        <w:rPr>
          <w:rFonts w:ascii="Times New Roman" w:eastAsia="Times New Roman" w:hAnsi="Times New Roman" w:cs="Times New Roman"/>
          <w:color w:val="000000"/>
          <w:sz w:val="20"/>
          <w:szCs w:val="20"/>
        </w:rPr>
        <w:t>object</w:t>
      </w:r>
      <w:ins w:id="137" w:author="LKSOH" w:date="2021-01-27T10:21:00Z">
        <w:r w:rsidR="00400682">
          <w:rPr>
            <w:rFonts w:ascii="Times New Roman" w:eastAsia="Times New Roman" w:hAnsi="Times New Roman" w:cs="Times New Roman"/>
            <w:color w:val="000000"/>
            <w:sz w:val="20"/>
            <w:szCs w:val="20"/>
          </w:rPr>
          <w:t xml:space="preserve"> </w:t>
        </w:r>
      </w:ins>
      <w:del w:id="138" w:author="LKSOH" w:date="2021-01-27T10:21:00Z">
        <w:r w:rsidRPr="00817CAB" w:rsidDel="00400682">
          <w:rPr>
            <w:rFonts w:ascii="Times New Roman" w:eastAsia="Times New Roman" w:hAnsi="Times New Roman" w:cs="Times New Roman"/>
            <w:color w:val="000000"/>
            <w:sz w:val="20"/>
            <w:szCs w:val="20"/>
          </w:rPr>
          <w:delText xml:space="preserve">s </w:delText>
        </w:r>
      </w:del>
      <w:r w:rsidRPr="00817CAB">
        <w:rPr>
          <w:rFonts w:ascii="Times New Roman" w:eastAsia="Times New Roman" w:hAnsi="Times New Roman" w:cs="Times New Roman"/>
          <w:color w:val="000000"/>
          <w:sz w:val="20"/>
          <w:szCs w:val="20"/>
        </w:rPr>
        <w:t xml:space="preserve">to </w:t>
      </w:r>
      <w:del w:id="139" w:author="LKSOH" w:date="2021-01-27T10:21:00Z">
        <w:r w:rsidRPr="00817CAB" w:rsidDel="00400682">
          <w:rPr>
            <w:rFonts w:ascii="Times New Roman" w:eastAsia="Times New Roman" w:hAnsi="Times New Roman" w:cs="Times New Roman"/>
            <w:color w:val="000000"/>
            <w:sz w:val="20"/>
            <w:szCs w:val="20"/>
          </w:rPr>
          <w:delText xml:space="preserve">their </w:delText>
        </w:r>
      </w:del>
      <w:ins w:id="140" w:author="LKSOH" w:date="2021-01-27T10:21:00Z">
        <w:r w:rsidR="00400682">
          <w:rPr>
            <w:rFonts w:ascii="Times New Roman" w:eastAsia="Times New Roman" w:hAnsi="Times New Roman" w:cs="Times New Roman"/>
            <w:color w:val="000000"/>
            <w:sz w:val="20"/>
            <w:szCs w:val="20"/>
          </w:rPr>
          <w:t>its</w:t>
        </w:r>
        <w:r w:rsidR="00400682" w:rsidRPr="00817CAB">
          <w:rPr>
            <w:rFonts w:ascii="Times New Roman" w:eastAsia="Times New Roman" w:hAnsi="Times New Roman" w:cs="Times New Roman"/>
            <w:color w:val="000000"/>
            <w:sz w:val="20"/>
            <w:szCs w:val="20"/>
          </w:rPr>
          <w:t xml:space="preserve"> </w:t>
        </w:r>
      </w:ins>
      <w:r w:rsidRPr="00817CAB">
        <w:rPr>
          <w:rFonts w:ascii="Times New Roman" w:eastAsia="Times New Roman" w:hAnsi="Times New Roman" w:cs="Times New Roman"/>
          <w:color w:val="000000"/>
          <w:sz w:val="20"/>
          <w:szCs w:val="20"/>
        </w:rPr>
        <w:t xml:space="preserve">closest cluster </w:t>
      </w:r>
      <w:del w:id="141" w:author="LKSOH" w:date="2021-01-27T10:21:00Z">
        <w:r w:rsidRPr="00817CAB" w:rsidDel="00400682">
          <w:rPr>
            <w:rFonts w:ascii="Times New Roman" w:eastAsia="Times New Roman" w:hAnsi="Times New Roman" w:cs="Times New Roman"/>
            <w:color w:val="000000"/>
            <w:sz w:val="20"/>
            <w:szCs w:val="20"/>
          </w:rPr>
          <w:delText xml:space="preserve">center </w:delText>
        </w:r>
      </w:del>
      <w:ins w:id="142" w:author="LKSOH" w:date="2021-01-27T10:21:00Z">
        <w:r w:rsidR="00400682">
          <w:rPr>
            <w:rFonts w:ascii="Times New Roman" w:eastAsia="Times New Roman" w:hAnsi="Times New Roman" w:cs="Times New Roman"/>
            <w:color w:val="000000"/>
            <w:sz w:val="20"/>
            <w:szCs w:val="20"/>
          </w:rPr>
          <w:t>centroid</w:t>
        </w:r>
        <w:r w:rsidR="00400682" w:rsidRPr="00817CAB">
          <w:rPr>
            <w:rFonts w:ascii="Times New Roman" w:eastAsia="Times New Roman" w:hAnsi="Times New Roman" w:cs="Times New Roman"/>
            <w:color w:val="000000"/>
            <w:sz w:val="20"/>
            <w:szCs w:val="20"/>
          </w:rPr>
          <w:t xml:space="preserve"> </w:t>
        </w:r>
      </w:ins>
      <w:r w:rsidRPr="00817CAB">
        <w:rPr>
          <w:rFonts w:ascii="Times New Roman" w:eastAsia="Times New Roman" w:hAnsi="Times New Roman" w:cs="Times New Roman"/>
          <w:color w:val="000000"/>
          <w:sz w:val="20"/>
          <w:szCs w:val="20"/>
        </w:rPr>
        <w:t>according to the </w:t>
      </w:r>
      <w:r w:rsidRPr="00817CAB">
        <w:rPr>
          <w:rFonts w:ascii="Times New Roman" w:eastAsia="Times New Roman" w:hAnsi="Times New Roman" w:cs="Times New Roman"/>
          <w:i/>
          <w:iCs/>
          <w:color w:val="000000"/>
          <w:sz w:val="20"/>
          <w:szCs w:val="20"/>
        </w:rPr>
        <w:t>Euclidean distance</w:t>
      </w:r>
      <w:r w:rsidRPr="00817CAB">
        <w:rPr>
          <w:rFonts w:ascii="Times New Roman" w:eastAsia="Times New Roman" w:hAnsi="Times New Roman" w:cs="Times New Roman"/>
          <w:color w:val="000000"/>
          <w:sz w:val="20"/>
          <w:szCs w:val="20"/>
        </w:rPr>
        <w:t> function.</w:t>
      </w:r>
    </w:p>
    <w:p w14:paraId="5D295098" w14:textId="3281F2F0"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del w:id="143" w:author="LKSOH" w:date="2021-01-27T10:21:00Z">
        <w:r w:rsidRPr="00817CAB" w:rsidDel="00400682">
          <w:rPr>
            <w:rFonts w:ascii="Times New Roman" w:eastAsia="Times New Roman" w:hAnsi="Times New Roman" w:cs="Times New Roman"/>
            <w:color w:val="000000"/>
            <w:sz w:val="20"/>
            <w:szCs w:val="20"/>
          </w:rPr>
          <w:delText xml:space="preserve">Calculate </w:delText>
        </w:r>
      </w:del>
      <w:ins w:id="144" w:author="LKSOH" w:date="2021-01-27T10:21:00Z">
        <w:r w:rsidR="00400682">
          <w:rPr>
            <w:rFonts w:ascii="Times New Roman" w:eastAsia="Times New Roman" w:hAnsi="Times New Roman" w:cs="Times New Roman"/>
            <w:color w:val="000000"/>
            <w:sz w:val="20"/>
            <w:szCs w:val="20"/>
          </w:rPr>
          <w:t>Update</w:t>
        </w:r>
        <w:r w:rsidR="00400682" w:rsidRPr="00817CAB">
          <w:rPr>
            <w:rFonts w:ascii="Times New Roman" w:eastAsia="Times New Roman" w:hAnsi="Times New Roman" w:cs="Times New Roman"/>
            <w:color w:val="000000"/>
            <w:sz w:val="20"/>
            <w:szCs w:val="20"/>
          </w:rPr>
          <w:t xml:space="preserve"> </w:t>
        </w:r>
      </w:ins>
      <w:r w:rsidRPr="00817CAB">
        <w:rPr>
          <w:rFonts w:ascii="Times New Roman" w:eastAsia="Times New Roman" w:hAnsi="Times New Roman" w:cs="Times New Roman"/>
          <w:color w:val="000000"/>
          <w:sz w:val="20"/>
          <w:szCs w:val="20"/>
        </w:rPr>
        <w:t>the centroid</w:t>
      </w:r>
      <w:ins w:id="145" w:author="LKSOH" w:date="2021-01-27T10:21:00Z">
        <w:r w:rsidR="00400682">
          <w:rPr>
            <w:rFonts w:ascii="Times New Roman" w:eastAsia="Times New Roman" w:hAnsi="Times New Roman" w:cs="Times New Roman"/>
            <w:color w:val="000000"/>
            <w:sz w:val="20"/>
            <w:szCs w:val="20"/>
          </w:rPr>
          <w:t xml:space="preserve"> location</w:t>
        </w:r>
      </w:ins>
      <w:r w:rsidRPr="00817CAB">
        <w:rPr>
          <w:rFonts w:ascii="Times New Roman" w:eastAsia="Times New Roman" w:hAnsi="Times New Roman" w:cs="Times New Roman"/>
          <w:color w:val="000000"/>
          <w:sz w:val="20"/>
          <w:szCs w:val="20"/>
        </w:rPr>
        <w:t xml:space="preserve"> </w:t>
      </w:r>
      <w:ins w:id="146" w:author="LKSOH" w:date="2021-01-27T10:21:00Z">
        <w:r w:rsidR="00400682">
          <w:rPr>
            <w:rFonts w:ascii="Times New Roman" w:eastAsia="Times New Roman" w:hAnsi="Times New Roman" w:cs="Times New Roman"/>
            <w:color w:val="000000"/>
            <w:sz w:val="20"/>
            <w:szCs w:val="20"/>
          </w:rPr>
          <w:t>(</w:t>
        </w:r>
      </w:ins>
      <w:del w:id="147" w:author="LKSOH" w:date="2021-01-27T10:21:00Z">
        <w:r w:rsidRPr="00817CAB" w:rsidDel="00400682">
          <w:rPr>
            <w:rFonts w:ascii="Times New Roman" w:eastAsia="Times New Roman" w:hAnsi="Times New Roman" w:cs="Times New Roman"/>
            <w:color w:val="000000"/>
            <w:sz w:val="20"/>
            <w:szCs w:val="20"/>
          </w:rPr>
          <w:delText xml:space="preserve">or </w:delText>
        </w:r>
      </w:del>
      <w:r w:rsidRPr="00817CAB">
        <w:rPr>
          <w:rFonts w:ascii="Times New Roman" w:eastAsia="Times New Roman" w:hAnsi="Times New Roman" w:cs="Times New Roman"/>
          <w:color w:val="000000"/>
          <w:sz w:val="20"/>
          <w:szCs w:val="20"/>
        </w:rPr>
        <w:t>mean of all objects</w:t>
      </w:r>
      <w:ins w:id="148" w:author="LKSOH" w:date="2021-01-27T10:21:00Z">
        <w:r w:rsidR="00400682">
          <w:rPr>
            <w:rFonts w:ascii="Times New Roman" w:eastAsia="Times New Roman" w:hAnsi="Times New Roman" w:cs="Times New Roman"/>
            <w:color w:val="000000"/>
            <w:sz w:val="20"/>
            <w:szCs w:val="20"/>
          </w:rPr>
          <w:t>)</w:t>
        </w:r>
      </w:ins>
      <w:r w:rsidRPr="00817CAB">
        <w:rPr>
          <w:rFonts w:ascii="Times New Roman" w:eastAsia="Times New Roman" w:hAnsi="Times New Roman" w:cs="Times New Roman"/>
          <w:color w:val="000000"/>
          <w:sz w:val="20"/>
          <w:szCs w:val="20"/>
        </w:rPr>
        <w:t xml:space="preserve"> </w:t>
      </w:r>
      <w:del w:id="149" w:author="LKSOH" w:date="2021-01-27T10:21:00Z">
        <w:r w:rsidRPr="00817CAB" w:rsidDel="00400682">
          <w:rPr>
            <w:rFonts w:ascii="Times New Roman" w:eastAsia="Times New Roman" w:hAnsi="Times New Roman" w:cs="Times New Roman"/>
            <w:color w:val="000000"/>
            <w:sz w:val="20"/>
            <w:szCs w:val="20"/>
          </w:rPr>
          <w:delText>in</w:delText>
        </w:r>
      </w:del>
      <w:ins w:id="150" w:author="LKSOH" w:date="2021-01-27T10:21:00Z">
        <w:r w:rsidR="00400682">
          <w:rPr>
            <w:rFonts w:ascii="Times New Roman" w:eastAsia="Times New Roman" w:hAnsi="Times New Roman" w:cs="Times New Roman"/>
            <w:color w:val="000000"/>
            <w:sz w:val="20"/>
            <w:szCs w:val="20"/>
          </w:rPr>
          <w:t>for</w:t>
        </w:r>
      </w:ins>
      <w:r w:rsidRPr="00817CAB">
        <w:rPr>
          <w:rFonts w:ascii="Times New Roman" w:eastAsia="Times New Roman" w:hAnsi="Times New Roman" w:cs="Times New Roman"/>
          <w:color w:val="000000"/>
          <w:sz w:val="20"/>
          <w:szCs w:val="20"/>
        </w:rPr>
        <w:t xml:space="preserve"> each cluster.</w:t>
      </w:r>
    </w:p>
    <w:p w14:paraId="1505CAC3" w14:textId="66E5C3B5"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 xml:space="preserve">Repeat steps 2, 3 and 4 until the </w:t>
      </w:r>
      <w:ins w:id="151" w:author="LKSOH" w:date="2021-01-27T10:21:00Z">
        <w:r w:rsidR="00400682">
          <w:rPr>
            <w:rFonts w:ascii="Times New Roman" w:eastAsia="Times New Roman" w:hAnsi="Times New Roman" w:cs="Times New Roman"/>
            <w:color w:val="000000"/>
            <w:sz w:val="20"/>
            <w:szCs w:val="20"/>
          </w:rPr>
          <w:t xml:space="preserve">centroid location of </w:t>
        </w:r>
      </w:ins>
      <w:del w:id="152" w:author="LKSOH" w:date="2021-01-27T10:22:00Z">
        <w:r w:rsidRPr="00817CAB" w:rsidDel="00400682">
          <w:rPr>
            <w:rFonts w:ascii="Times New Roman" w:eastAsia="Times New Roman" w:hAnsi="Times New Roman" w:cs="Times New Roman"/>
            <w:color w:val="000000"/>
            <w:sz w:val="20"/>
            <w:szCs w:val="20"/>
          </w:rPr>
          <w:delText xml:space="preserve">same points are assigned to </w:delText>
        </w:r>
      </w:del>
      <w:r w:rsidRPr="00817CAB">
        <w:rPr>
          <w:rFonts w:ascii="Times New Roman" w:eastAsia="Times New Roman" w:hAnsi="Times New Roman" w:cs="Times New Roman"/>
          <w:color w:val="000000"/>
          <w:sz w:val="20"/>
          <w:szCs w:val="20"/>
        </w:rPr>
        <w:t xml:space="preserve">each cluster </w:t>
      </w:r>
      <w:ins w:id="153" w:author="LKSOH" w:date="2021-01-27T10:22:00Z">
        <w:r w:rsidR="00400682">
          <w:rPr>
            <w:rFonts w:ascii="Times New Roman" w:eastAsia="Times New Roman" w:hAnsi="Times New Roman" w:cs="Times New Roman"/>
            <w:color w:val="000000"/>
            <w:sz w:val="20"/>
            <w:szCs w:val="20"/>
          </w:rPr>
          <w:t xml:space="preserve">does not change </w:t>
        </w:r>
      </w:ins>
      <w:r w:rsidRPr="00817CAB">
        <w:rPr>
          <w:rFonts w:ascii="Times New Roman" w:eastAsia="Times New Roman" w:hAnsi="Times New Roman" w:cs="Times New Roman"/>
          <w:color w:val="000000"/>
          <w:sz w:val="20"/>
          <w:szCs w:val="20"/>
        </w:rPr>
        <w:t>in consecutive rounds.</w:t>
      </w:r>
    </w:p>
    <w:p w14:paraId="1A4051C4" w14:textId="77777777" w:rsidR="009001E7" w:rsidRPr="00411A96" w:rsidRDefault="009001E7" w:rsidP="009001E7">
      <w:pPr>
        <w:rPr>
          <w:rFonts w:eastAsiaTheme="minorEastAsia"/>
        </w:rPr>
      </w:pPr>
    </w:p>
    <w:moveFromRangeStart w:id="154" w:author="LKSOH" w:date="2021-01-27T10:13:00Z" w:name="move62634828"/>
    <w:p w14:paraId="308D8526" w14:textId="50E68125" w:rsidR="009001E7" w:rsidRPr="00411A96" w:rsidDel="00400682" w:rsidRDefault="00400682" w:rsidP="009001E7">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intra</m:t>
              </m:r>
            </m:sub>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EuclideanDistance(</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oMath>
      </m:oMathPara>
    </w:p>
    <w:moveFromRangeEnd w:id="154"/>
    <w:p w14:paraId="4039DE71" w14:textId="1791E4F8" w:rsidR="009001E7" w:rsidRPr="00411A96" w:rsidRDefault="009001E7" w:rsidP="009001E7">
      <w:pPr>
        <w:rPr>
          <w:rFonts w:eastAsiaTheme="minorEastAsia"/>
        </w:rPr>
      </w:pPr>
    </w:p>
    <w:p w14:paraId="48FA0A0B" w14:textId="77777777" w:rsidR="009001E7" w:rsidRPr="00A169AA" w:rsidRDefault="009001E7">
      <w:pPr>
        <w:rPr>
          <w:bCs/>
        </w:rPr>
      </w:pPr>
    </w:p>
    <w:p w14:paraId="3BAC14C8" w14:textId="77777777" w:rsidR="00BE3686" w:rsidRDefault="00BE3686">
      <w:pPr>
        <w:rPr>
          <w:bCs/>
        </w:rPr>
      </w:pPr>
      <w:r>
        <w:rPr>
          <w:bCs/>
        </w:rPr>
        <w:br w:type="page"/>
      </w:r>
    </w:p>
    <w:p w14:paraId="0F397D12" w14:textId="0494C490" w:rsidR="00BE3686" w:rsidRDefault="009001E7" w:rsidP="00BE3686">
      <w:pPr>
        <w:jc w:val="center"/>
        <w:rPr>
          <w:bCs/>
        </w:rPr>
      </w:pPr>
      <w:commentRangeStart w:id="155"/>
      <w:r w:rsidRPr="00B80E8C">
        <w:rPr>
          <w:bCs/>
          <w:noProof/>
          <w:lang w:val="en-US"/>
        </w:rPr>
        <w:lastRenderedPageBreak/>
        <w:drawing>
          <wp:inline distT="0" distB="0" distL="0" distR="0" wp14:anchorId="7ABAD4EE" wp14:editId="1911C01B">
            <wp:extent cx="2879765" cy="2162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9172" cy="2191757"/>
                    </a:xfrm>
                    <a:prstGeom prst="rect">
                      <a:avLst/>
                    </a:prstGeom>
                    <a:noFill/>
                    <a:ln>
                      <a:noFill/>
                    </a:ln>
                  </pic:spPr>
                </pic:pic>
              </a:graphicData>
            </a:graphic>
          </wp:inline>
        </w:drawing>
      </w:r>
    </w:p>
    <w:p w14:paraId="7046312D" w14:textId="5803CA9B" w:rsidR="00BE3686" w:rsidRPr="00FA7F1E" w:rsidRDefault="00BE3686" w:rsidP="00FA7F1E">
      <w:pPr>
        <w:jc w:val="center"/>
        <w:rPr>
          <w:b/>
        </w:rPr>
      </w:pPr>
      <w:r>
        <w:rPr>
          <w:b/>
        </w:rPr>
        <w:t xml:space="preserve">Figure 5: </w:t>
      </w:r>
      <w:r w:rsidR="009001E7">
        <w:rPr>
          <w:b/>
        </w:rPr>
        <w:t xml:space="preserve">Goodness </w:t>
      </w:r>
      <w:r>
        <w:rPr>
          <w:b/>
        </w:rPr>
        <w:t>Plot for Timelines with a 40 km Range</w:t>
      </w:r>
    </w:p>
    <w:p w14:paraId="7296BFE4" w14:textId="5300FA74" w:rsidR="00BE3686" w:rsidRDefault="009001E7" w:rsidP="00BE3686">
      <w:pPr>
        <w:jc w:val="center"/>
        <w:rPr>
          <w:bCs/>
        </w:rPr>
      </w:pPr>
      <w:r w:rsidRPr="00B80E8C">
        <w:rPr>
          <w:bCs/>
          <w:noProof/>
          <w:lang w:val="en-US"/>
        </w:rPr>
        <w:drawing>
          <wp:inline distT="0" distB="0" distL="0" distR="0" wp14:anchorId="733305C9" wp14:editId="4D72491F">
            <wp:extent cx="2781300" cy="20882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872" cy="2120202"/>
                    </a:xfrm>
                    <a:prstGeom prst="rect">
                      <a:avLst/>
                    </a:prstGeom>
                    <a:noFill/>
                    <a:ln>
                      <a:noFill/>
                    </a:ln>
                  </pic:spPr>
                </pic:pic>
              </a:graphicData>
            </a:graphic>
          </wp:inline>
        </w:drawing>
      </w:r>
    </w:p>
    <w:p w14:paraId="40A00E4C" w14:textId="1070BC69" w:rsidR="00BE3686" w:rsidRPr="006A4845" w:rsidRDefault="00BE3686" w:rsidP="00BE3686">
      <w:pPr>
        <w:jc w:val="center"/>
        <w:rPr>
          <w:b/>
        </w:rPr>
      </w:pPr>
      <w:r>
        <w:rPr>
          <w:b/>
        </w:rPr>
        <w:t xml:space="preserve">Figure 6: </w:t>
      </w:r>
      <w:r w:rsidR="009001E7">
        <w:rPr>
          <w:b/>
        </w:rPr>
        <w:t>Goodness</w:t>
      </w:r>
      <w:r>
        <w:rPr>
          <w:b/>
        </w:rPr>
        <w:t xml:space="preserve"> Plot for Timelines with a 80 km Range</w:t>
      </w:r>
    </w:p>
    <w:p w14:paraId="58030B50" w14:textId="3F47F8E3" w:rsidR="00BE3686" w:rsidRDefault="009001E7">
      <w:pPr>
        <w:jc w:val="center"/>
        <w:rPr>
          <w:bCs/>
        </w:rPr>
      </w:pPr>
      <w:r w:rsidRPr="00B80E8C">
        <w:rPr>
          <w:bCs/>
          <w:noProof/>
          <w:lang w:val="en-US"/>
        </w:rPr>
        <w:drawing>
          <wp:inline distT="0" distB="0" distL="0" distR="0" wp14:anchorId="6552EC33" wp14:editId="20EC7B32">
            <wp:extent cx="2819400" cy="211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596" cy="2138016"/>
                    </a:xfrm>
                    <a:prstGeom prst="rect">
                      <a:avLst/>
                    </a:prstGeom>
                    <a:noFill/>
                    <a:ln>
                      <a:noFill/>
                    </a:ln>
                  </pic:spPr>
                </pic:pic>
              </a:graphicData>
            </a:graphic>
          </wp:inline>
        </w:drawing>
      </w:r>
    </w:p>
    <w:p w14:paraId="1D4F6E89" w14:textId="4F980C2B" w:rsidR="00BE3686" w:rsidRDefault="00BE3686" w:rsidP="00BE3686">
      <w:pPr>
        <w:jc w:val="center"/>
        <w:rPr>
          <w:b/>
        </w:rPr>
      </w:pPr>
      <w:r>
        <w:rPr>
          <w:b/>
        </w:rPr>
        <w:t xml:space="preserve">Figure 7: </w:t>
      </w:r>
      <w:r w:rsidR="009001E7">
        <w:rPr>
          <w:b/>
        </w:rPr>
        <w:t>Goodness</w:t>
      </w:r>
      <w:r>
        <w:rPr>
          <w:b/>
        </w:rPr>
        <w:t xml:space="preserve"> Plot for Timelines with a 120 km Range</w:t>
      </w:r>
    </w:p>
    <w:commentRangeEnd w:id="155"/>
    <w:p w14:paraId="0B83E76D" w14:textId="5CEE807E" w:rsidR="00753D78" w:rsidRDefault="001701B1" w:rsidP="00BE3686">
      <w:pPr>
        <w:jc w:val="center"/>
        <w:rPr>
          <w:b/>
        </w:rPr>
      </w:pPr>
      <w:r>
        <w:rPr>
          <w:rStyle w:val="CommentReference"/>
        </w:rPr>
        <w:commentReference w:id="155"/>
      </w:r>
    </w:p>
    <w:p w14:paraId="730C91FF" w14:textId="77777777" w:rsidR="009001E7" w:rsidRDefault="009001E7">
      <w:pPr>
        <w:rPr>
          <w:ins w:id="156" w:author="Jimmy Erickson" w:date="2021-01-27T01:09:00Z"/>
          <w:b/>
        </w:rPr>
      </w:pPr>
      <w:ins w:id="157" w:author="Jimmy Erickson" w:date="2021-01-27T01:09:00Z">
        <w:r>
          <w:rPr>
            <w:b/>
          </w:rPr>
          <w:br w:type="page"/>
        </w:r>
      </w:ins>
    </w:p>
    <w:p w14:paraId="15B7A6C0" w14:textId="6E8FE7AF" w:rsidR="009001E7" w:rsidRDefault="009001E7" w:rsidP="009001E7">
      <w:pPr>
        <w:rPr>
          <w:b/>
        </w:rPr>
      </w:pPr>
      <w:commentRangeStart w:id="158"/>
      <w:r>
        <w:rPr>
          <w:b/>
        </w:rPr>
        <w:lastRenderedPageBreak/>
        <w:t>3.3.3.2.3 Evaluating Goodness Values</w:t>
      </w:r>
    </w:p>
    <w:p w14:paraId="1E9F44F3" w14:textId="2248D0D3" w:rsidR="009001E7" w:rsidRDefault="009001E7" w:rsidP="009001E7">
      <w:pPr>
        <w:rPr>
          <w:bCs/>
        </w:rPr>
      </w:pPr>
      <w:r>
        <w:rPr>
          <w:bCs/>
        </w:rPr>
        <w:t xml:space="preserve">The goodness values here did not produce a clear indication of which </w:t>
      </w:r>
      <w:r>
        <w:rPr>
          <w:bCs/>
          <w:i/>
          <w:iCs/>
        </w:rPr>
        <w:t>k</w:t>
      </w:r>
      <w:r>
        <w:rPr>
          <w:bCs/>
        </w:rPr>
        <w:t xml:space="preserve"> value to proceed with. One possible explanation for the difficulty in clustering this dataset is that there are simply too many variables and too large a range of different event types and sizes. The next step is to segment the data further and investigate the change in goodness when the data is broken up in the following ways:</w:t>
      </w:r>
    </w:p>
    <w:p w14:paraId="2286F4EB" w14:textId="6CDAB7D4" w:rsidR="009001E7" w:rsidRDefault="009001E7" w:rsidP="009001E7">
      <w:pPr>
        <w:pStyle w:val="ListParagraph"/>
        <w:numPr>
          <w:ilvl w:val="0"/>
          <w:numId w:val="15"/>
        </w:numPr>
        <w:rPr>
          <w:bCs/>
        </w:rPr>
      </w:pPr>
      <w:r>
        <w:rPr>
          <w:bCs/>
        </w:rPr>
        <w:t>Filtered to disasters that caused death</w:t>
      </w:r>
    </w:p>
    <w:p w14:paraId="1DCB2133" w14:textId="591DB7F3" w:rsidR="009001E7" w:rsidRDefault="009001E7" w:rsidP="009001E7">
      <w:pPr>
        <w:pStyle w:val="ListParagraph"/>
        <w:numPr>
          <w:ilvl w:val="0"/>
          <w:numId w:val="15"/>
        </w:numPr>
        <w:rPr>
          <w:bCs/>
        </w:rPr>
      </w:pPr>
      <w:r>
        <w:rPr>
          <w:bCs/>
        </w:rPr>
        <w:t xml:space="preserve">Filtered to disasters that caused </w:t>
      </w:r>
      <w:r>
        <w:rPr>
          <w:bCs/>
          <w:i/>
          <w:iCs/>
        </w:rPr>
        <w:t>x</w:t>
      </w:r>
      <w:r>
        <w:rPr>
          <w:bCs/>
        </w:rPr>
        <w:t xml:space="preserve"> deaths</w:t>
      </w:r>
    </w:p>
    <w:p w14:paraId="6426DA63" w14:textId="179AA0D7" w:rsidR="009001E7" w:rsidRDefault="009001E7" w:rsidP="009001E7">
      <w:pPr>
        <w:pStyle w:val="ListParagraph"/>
        <w:numPr>
          <w:ilvl w:val="0"/>
          <w:numId w:val="15"/>
        </w:numPr>
        <w:rPr>
          <w:bCs/>
        </w:rPr>
      </w:pPr>
      <w:r>
        <w:rPr>
          <w:bCs/>
        </w:rPr>
        <w:t>Filtered to disasters with an economic impact</w:t>
      </w:r>
    </w:p>
    <w:p w14:paraId="2219054A" w14:textId="24F314EF" w:rsidR="009001E7" w:rsidRDefault="009001E7" w:rsidP="009001E7">
      <w:pPr>
        <w:pStyle w:val="ListParagraph"/>
        <w:numPr>
          <w:ilvl w:val="0"/>
          <w:numId w:val="15"/>
        </w:numPr>
        <w:rPr>
          <w:bCs/>
        </w:rPr>
      </w:pPr>
      <w:r>
        <w:rPr>
          <w:bCs/>
        </w:rPr>
        <w:t xml:space="preserve">Filtered to disasters with an economic impact of size </w:t>
      </w:r>
      <w:r>
        <w:rPr>
          <w:bCs/>
          <w:i/>
          <w:iCs/>
        </w:rPr>
        <w:t>x</w:t>
      </w:r>
    </w:p>
    <w:p w14:paraId="1C76D4F7" w14:textId="53B2440F" w:rsidR="009001E7" w:rsidRPr="009001E7" w:rsidRDefault="009001E7" w:rsidP="001701B1">
      <w:pPr>
        <w:pStyle w:val="ListParagraph"/>
        <w:numPr>
          <w:ilvl w:val="0"/>
          <w:numId w:val="15"/>
        </w:numPr>
        <w:rPr>
          <w:bCs/>
        </w:rPr>
      </w:pPr>
      <w:r>
        <w:rPr>
          <w:bCs/>
        </w:rPr>
        <w:t>Grouped by disaster type</w:t>
      </w:r>
    </w:p>
    <w:commentRangeEnd w:id="158"/>
    <w:p w14:paraId="33C9116C" w14:textId="4B8FBF89" w:rsidR="00753D78" w:rsidDel="009001E7" w:rsidRDefault="001701B1">
      <w:pPr>
        <w:rPr>
          <w:del w:id="159" w:author="Jimmy Erickson" w:date="2021-01-27T01:09:00Z"/>
          <w:bCs/>
        </w:rPr>
      </w:pPr>
      <w:r>
        <w:rPr>
          <w:rStyle w:val="CommentReference"/>
        </w:rPr>
        <w:commentReference w:id="158"/>
      </w:r>
      <w:del w:id="161" w:author="Jimmy Erickson" w:date="2021-01-27T01:09:00Z">
        <w:r w:rsidR="00753D78" w:rsidDel="009001E7">
          <w:rPr>
            <w:bCs/>
          </w:rPr>
          <w:delText>This section will have a subsection for each clustering method used and the subsequent analysis and investigation that follows it.</w:delText>
        </w:r>
      </w:del>
    </w:p>
    <w:p w14:paraId="75E4937B" w14:textId="64B3D35E" w:rsidR="00753D78" w:rsidDel="009001E7" w:rsidRDefault="00753D78">
      <w:pPr>
        <w:rPr>
          <w:del w:id="162" w:author="Jimmy Erickson" w:date="2021-01-27T01:09:00Z"/>
          <w:bCs/>
        </w:rPr>
      </w:pPr>
    </w:p>
    <w:p w14:paraId="08881603" w14:textId="2597AA98" w:rsidR="00753D78" w:rsidDel="009001E7" w:rsidRDefault="00753D78">
      <w:pPr>
        <w:rPr>
          <w:del w:id="163" w:author="Jimmy Erickson" w:date="2021-01-27T01:09:00Z"/>
          <w:b/>
        </w:rPr>
      </w:pPr>
      <w:commentRangeStart w:id="164"/>
      <w:del w:id="165" w:author="Jimmy Erickson" w:date="2021-01-27T01:09:00Z">
        <w:r w:rsidDel="009001E7">
          <w:rPr>
            <w:b/>
          </w:rPr>
          <w:delText>Section 3.3.3.3.1 K-Means Clustering</w:delText>
        </w:r>
        <w:commentRangeEnd w:id="164"/>
        <w:r w:rsidR="00FA7F1E" w:rsidDel="009001E7">
          <w:rPr>
            <w:rStyle w:val="CommentReference"/>
          </w:rPr>
          <w:commentReference w:id="164"/>
        </w:r>
      </w:del>
    </w:p>
    <w:p w14:paraId="3857D37D" w14:textId="467851C0" w:rsidR="00FA7F1E" w:rsidDel="009001E7" w:rsidRDefault="00FA7F1E">
      <w:pPr>
        <w:rPr>
          <w:del w:id="166" w:author="Jimmy Erickson" w:date="2021-01-27T01:09:00Z"/>
          <w:b/>
        </w:rPr>
      </w:pPr>
    </w:p>
    <w:p w14:paraId="4675417D" w14:textId="10E50600" w:rsidR="00FA7F1E" w:rsidDel="009001E7" w:rsidRDefault="00FA7F1E">
      <w:pPr>
        <w:rPr>
          <w:del w:id="167" w:author="Jimmy Erickson" w:date="2021-01-27T01:09:00Z"/>
          <w:b/>
        </w:rPr>
      </w:pPr>
    </w:p>
    <w:p w14:paraId="5F657624" w14:textId="527A4E81" w:rsidR="00753D78" w:rsidDel="009001E7" w:rsidRDefault="00753D78">
      <w:pPr>
        <w:pStyle w:val="ListParagraph"/>
        <w:numPr>
          <w:ilvl w:val="0"/>
          <w:numId w:val="13"/>
        </w:numPr>
        <w:rPr>
          <w:del w:id="168" w:author="Jimmy Erickson" w:date="2021-01-27T01:09:00Z"/>
          <w:b/>
        </w:rPr>
      </w:pPr>
      <w:commentRangeStart w:id="169"/>
      <w:del w:id="170" w:author="Jimmy Erickson" w:date="2021-01-27T01:09:00Z">
        <w:r w:rsidDel="009001E7">
          <w:rPr>
            <w:b/>
          </w:rPr>
          <w:delText xml:space="preserve">Observation 1: </w:delText>
        </w:r>
        <w:r w:rsidDel="009001E7">
          <w:rPr>
            <w:bCs/>
          </w:rPr>
          <w:delText>Cluster 0 was massive in comparison to the other clusters. One explanation for this is that these are simply the smaller disasters that did not have much of a measurable impact (to be verified).</w:delText>
        </w:r>
      </w:del>
    </w:p>
    <w:p w14:paraId="188A94E6" w14:textId="1D936976" w:rsidR="00753D78" w:rsidDel="009001E7" w:rsidRDefault="00753D78">
      <w:pPr>
        <w:pStyle w:val="ListParagraph"/>
        <w:numPr>
          <w:ilvl w:val="0"/>
          <w:numId w:val="13"/>
        </w:numPr>
        <w:rPr>
          <w:del w:id="171" w:author="Jimmy Erickson" w:date="2021-01-27T01:09:00Z"/>
          <w:b/>
        </w:rPr>
      </w:pPr>
      <w:del w:id="172" w:author="Jimmy Erickson" w:date="2021-01-27T01:09:00Z">
        <w:r w:rsidDel="009001E7">
          <w:rPr>
            <w:b/>
          </w:rPr>
          <w:delText xml:space="preserve">Observation 2: </w:delText>
        </w:r>
        <w:r w:rsidDel="009001E7">
          <w:rPr>
            <w:bCs/>
          </w:rPr>
          <w:delText>Cluster 2 has a significantly higher average number of days before a protest event occurs. It is possible that this is indicative of attributes that specifically have an effect with a lag on their effect (to be verified).</w:delText>
        </w:r>
      </w:del>
    </w:p>
    <w:p w14:paraId="14B7564B" w14:textId="5269073B" w:rsidR="00753D78" w:rsidRPr="006A4845" w:rsidDel="009001E7" w:rsidRDefault="00753D78">
      <w:pPr>
        <w:pStyle w:val="ListParagraph"/>
        <w:numPr>
          <w:ilvl w:val="0"/>
          <w:numId w:val="13"/>
        </w:numPr>
        <w:rPr>
          <w:del w:id="173" w:author="Jimmy Erickson" w:date="2021-01-27T01:09:00Z"/>
          <w:b/>
        </w:rPr>
      </w:pPr>
      <w:del w:id="174" w:author="Jimmy Erickson" w:date="2021-01-27T01:09:00Z">
        <w:r w:rsidDel="009001E7">
          <w:rPr>
            <w:b/>
          </w:rPr>
          <w:delText xml:space="preserve">Observation 3: </w:delText>
        </w:r>
        <w:r w:rsidDel="009001E7">
          <w:rPr>
            <w:bCs/>
          </w:rPr>
          <w:delText>Cluster 1 has a higher average of both events in their timelines and significant events in their timelines. This could be simply that these events occur in more populated areas in which more protest events happen overall.</w:delText>
        </w:r>
      </w:del>
    </w:p>
    <w:commentRangeEnd w:id="169"/>
    <w:p w14:paraId="63C842CB" w14:textId="7811914A" w:rsidR="00753D78" w:rsidRPr="00FA7F1E" w:rsidDel="009001E7" w:rsidRDefault="00FA7F1E">
      <w:pPr>
        <w:pStyle w:val="ListParagraph"/>
        <w:numPr>
          <w:ilvl w:val="0"/>
          <w:numId w:val="13"/>
        </w:numPr>
        <w:rPr>
          <w:del w:id="175" w:author="Jimmy Erickson" w:date="2021-01-27T01:09:00Z"/>
          <w:b/>
        </w:rPr>
      </w:pPr>
      <w:del w:id="176" w:author="Jimmy Erickson" w:date="2021-01-27T01:09:00Z">
        <w:r w:rsidDel="009001E7">
          <w:rPr>
            <w:rStyle w:val="CommentReference"/>
          </w:rPr>
          <w:commentReference w:id="169"/>
        </w:r>
        <w:r w:rsidR="00753D78" w:rsidDel="009001E7">
          <w:rPr>
            <w:b/>
          </w:rPr>
          <w:delText>Observation 4:</w:delText>
        </w:r>
      </w:del>
    </w:p>
    <w:p w14:paraId="5101F175" w14:textId="77777777" w:rsidR="00EC102B" w:rsidRPr="00F031FC" w:rsidRDefault="00EC102B">
      <w:pPr>
        <w:rPr>
          <w:b/>
        </w:rPr>
        <w:pPrChange w:id="177" w:author="Jimmy Erickson" w:date="2021-01-27T01:09:00Z">
          <w:pPr>
            <w:jc w:val="center"/>
          </w:pPr>
        </w:pPrChange>
      </w:pP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S.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Reusser,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BBC News. “Lebanon's PM-Designate Adib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KSOH" w:date="2020-10-05T10:44:00Z" w:initials="LKSOH">
    <w:p w14:paraId="06627D9F" w14:textId="06389747" w:rsidR="00400682" w:rsidRDefault="00400682">
      <w:pPr>
        <w:pStyle w:val="CommentText"/>
      </w:pPr>
      <w:r>
        <w:rPr>
          <w:rStyle w:val="CommentReference"/>
        </w:rPr>
        <w:annotationRef/>
      </w:r>
      <w:r>
        <w:t>Not necessarily true.  How to reconcile the datasets from different sources might not be simple at all.</w:t>
      </w:r>
    </w:p>
  </w:comment>
  <w:comment w:id="3" w:author="Jimmy Erickson" w:date="2020-10-12T03:38:00Z" w:initials="JE">
    <w:p w14:paraId="1C75624E" w14:textId="743B6976" w:rsidR="00400682" w:rsidRDefault="00400682">
      <w:pPr>
        <w:pStyle w:val="CommentText"/>
      </w:pP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comment>
  <w:comment w:id="1" w:author="Jimmy Erickson" w:date="2020-10-12T03:40:00Z" w:initials="JE">
    <w:p w14:paraId="283232F3" w14:textId="77777777" w:rsidR="00400682" w:rsidRDefault="00400682" w:rsidP="00460552">
      <w:pPr>
        <w:pStyle w:val="CommentText"/>
      </w:pPr>
      <w:r>
        <w:rPr>
          <w:rStyle w:val="CommentReference"/>
        </w:rPr>
        <w:annotationRef/>
      </w: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p w14:paraId="2649BDD1" w14:textId="28D96520" w:rsidR="00400682" w:rsidRDefault="00400682">
      <w:pPr>
        <w:pStyle w:val="CommentText"/>
      </w:pPr>
    </w:p>
  </w:comment>
  <w:comment w:id="4" w:author="LKSOH" w:date="2020-10-05T10:45:00Z" w:initials="LKSOH">
    <w:p w14:paraId="54DEAF28" w14:textId="77777777" w:rsidR="00400682" w:rsidRDefault="00400682">
      <w:pPr>
        <w:pStyle w:val="CommentText"/>
      </w:pPr>
      <w:r>
        <w:rPr>
          <w:rStyle w:val="CommentReference"/>
        </w:rPr>
        <w:annotationRef/>
      </w:r>
      <w:r>
        <w:t xml:space="preserve">Hmm … we also want to identify a computational approach to support that … … </w:t>
      </w:r>
    </w:p>
    <w:p w14:paraId="6A0BC33F" w14:textId="52CD2B87" w:rsidR="00400682" w:rsidRDefault="00400682">
      <w:pPr>
        <w:pStyle w:val="CommentText"/>
      </w:pPr>
    </w:p>
  </w:comment>
  <w:comment w:id="5" w:author="Jimmy Erickson" w:date="2020-10-12T03:41:00Z" w:initials="JE">
    <w:p w14:paraId="3E6316CA" w14:textId="7105B0C1" w:rsidR="00400682" w:rsidRDefault="00400682">
      <w:pPr>
        <w:pStyle w:val="CommentText"/>
      </w:pPr>
      <w:r>
        <w:rPr>
          <w:rStyle w:val="CommentReference"/>
        </w:rPr>
        <w:annotationRef/>
      </w:r>
      <w:r>
        <w:t>Methodology section: The data sources we are using are the DesInventar and GDELT databases. 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(target actor), CAMEOcode (defines the exact type of event), NumEvents (if there are multiple smaller events that act as one), latitude and longitude. Both of these databases were chosen because they provide the most accurate and complete sets of data for their respective fields.</w:t>
      </w:r>
    </w:p>
  </w:comment>
  <w:comment w:id="6" w:author="LKSOH" w:date="2020-10-05T10:46:00Z" w:initials="LKSOH">
    <w:p w14:paraId="1F67A2E3" w14:textId="27C44147" w:rsidR="00400682" w:rsidRDefault="00400682">
      <w:pPr>
        <w:pStyle w:val="CommentText"/>
      </w:pPr>
      <w:r>
        <w:rPr>
          <w:rStyle w:val="CommentReference"/>
        </w:rPr>
        <w:annotationRef/>
      </w:r>
      <w:r>
        <w:t>It depends.  Some we know how it is going to take place: then we write.  Some we are not sure, but we have certain steps that we will be doing: then we put in bullet points.</w:t>
      </w:r>
    </w:p>
  </w:comment>
  <w:comment w:id="7" w:author="Jimmy Erickson" w:date="2020-10-21T05:42:00Z" w:initials="JE">
    <w:p w14:paraId="1E85970C" w14:textId="0479B547" w:rsidR="00400682" w:rsidRDefault="00400682">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8" w:author="LKSOH" w:date="2020-10-21T10:00:00Z" w:initials="LKSOH">
    <w:p w14:paraId="013CFE4B" w14:textId="02E16002" w:rsidR="00400682" w:rsidRDefault="00400682">
      <w:pPr>
        <w:pStyle w:val="CommentText"/>
      </w:pPr>
      <w:r>
        <w:rPr>
          <w:rStyle w:val="CommentReference"/>
        </w:rPr>
        <w:annotationRef/>
      </w:r>
      <w:r>
        <w:t>Then we update this Section 3.2 accordingly if we have changes made to the way we do things.</w:t>
      </w:r>
    </w:p>
  </w:comment>
  <w:comment w:id="9" w:author="Jimmy Erickson" w:date="2020-10-26T05:06:00Z" w:initials="JE">
    <w:p w14:paraId="2C5F8921" w14:textId="30EF1A8B" w:rsidR="00400682" w:rsidRDefault="00400682">
      <w:pPr>
        <w:pStyle w:val="CommentText"/>
      </w:pPr>
      <w:r>
        <w:rPr>
          <w:rStyle w:val="CommentReference"/>
        </w:rPr>
        <w:annotationRef/>
      </w:r>
      <w:r>
        <w:t>Ok, I will add sections onto this as I make changes.</w:t>
      </w:r>
    </w:p>
  </w:comment>
  <w:comment w:id="10" w:author="LKSOH" w:date="2020-12-07T10:50:00Z" w:initials="LKSOH">
    <w:p w14:paraId="483D1FFF" w14:textId="77777777" w:rsidR="00400682" w:rsidRDefault="00400682" w:rsidP="0069468C">
      <w:pPr>
        <w:pStyle w:val="CommentText"/>
      </w:pPr>
      <w:r>
        <w:rPr>
          <w:rStyle w:val="CommentReference"/>
        </w:rPr>
        <w:annotationRef/>
      </w:r>
      <w:r>
        <w:t>Where are these?</w:t>
      </w:r>
    </w:p>
  </w:comment>
  <w:comment w:id="11" w:author="LKSOH" w:date="2020-12-07T10:48:00Z" w:initials="LKSOH">
    <w:p w14:paraId="0CD4BF80" w14:textId="77777777" w:rsidR="00400682" w:rsidRDefault="00400682" w:rsidP="0069468C">
      <w:pPr>
        <w:pStyle w:val="CommentText"/>
      </w:pPr>
      <w:r>
        <w:rPr>
          <w:rStyle w:val="CommentReference"/>
        </w:rPr>
        <w:annotationRef/>
      </w:r>
      <w:r>
        <w:t>What’s the actual threshold used?  Be specific.</w:t>
      </w:r>
    </w:p>
  </w:comment>
  <w:comment w:id="12" w:author="LKSOH" w:date="2020-12-11T10:29:00Z" w:initials="LKSOH">
    <w:p w14:paraId="3DFBFAC6" w14:textId="66A25E72" w:rsidR="00400682" w:rsidRDefault="00400682">
      <w:pPr>
        <w:pStyle w:val="CommentText"/>
      </w:pPr>
      <w:r>
        <w:rPr>
          <w:rStyle w:val="CommentReference"/>
        </w:rPr>
        <w:annotationRef/>
      </w:r>
      <w:r>
        <w:t>Need analysis, figures, tables…</w:t>
      </w:r>
    </w:p>
  </w:comment>
  <w:comment w:id="13" w:author="Jimmy Erickson" w:date="2020-12-14T03:37:00Z" w:initials="JE">
    <w:p w14:paraId="2258FC32" w14:textId="4ACFE042" w:rsidR="00400682" w:rsidRDefault="00400682">
      <w:pPr>
        <w:pStyle w:val="CommentText"/>
      </w:pPr>
      <w:r>
        <w:rPr>
          <w:rStyle w:val="CommentReference"/>
        </w:rPr>
        <w:annotationRef/>
      </w:r>
    </w:p>
  </w:comment>
  <w:comment w:id="14" w:author="LKSOH" w:date="2020-12-17T08:33:00Z" w:initials="LKSOH">
    <w:p w14:paraId="1E2ACF44" w14:textId="3FA3FF2B" w:rsidR="00400682" w:rsidRDefault="00400682">
      <w:pPr>
        <w:pStyle w:val="CommentText"/>
      </w:pPr>
      <w:r>
        <w:rPr>
          <w:rStyle w:val="CommentReference"/>
        </w:rPr>
        <w:annotationRef/>
      </w:r>
      <w:r>
        <w:t>Is this true?</w:t>
      </w:r>
    </w:p>
  </w:comment>
  <w:comment w:id="15" w:author="Jimmy Erickson" w:date="2020-12-18T05:52:00Z" w:initials="JE">
    <w:p w14:paraId="25DE3CC4" w14:textId="12415B09" w:rsidR="00400682" w:rsidRDefault="00400682">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6" w:author="LKSOH" w:date="2020-12-18T08:40:00Z" w:initials="LKSOH">
    <w:p w14:paraId="6A7210CF" w14:textId="03F6DF71" w:rsidR="00400682" w:rsidRDefault="00400682">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58" w:author="LKSOH" w:date="2021-01-27T10:18:00Z" w:initials="LKSOH">
    <w:p w14:paraId="6449BA8E" w14:textId="4BC2058A" w:rsidR="00400682" w:rsidRDefault="00400682">
      <w:pPr>
        <w:pStyle w:val="CommentText"/>
      </w:pPr>
      <w:r>
        <w:rPr>
          <w:rStyle w:val="CommentReference"/>
        </w:rPr>
        <w:annotationRef/>
      </w:r>
      <w:r>
        <w:t>Is this correct?</w:t>
      </w:r>
    </w:p>
  </w:comment>
  <w:comment w:id="88" w:author="LKSOH" w:date="2021-01-27T10:14:00Z" w:initials="LKSOH">
    <w:p w14:paraId="0C981194" w14:textId="7E812B02" w:rsidR="00400682" w:rsidRDefault="00400682">
      <w:pPr>
        <w:pStyle w:val="CommentText"/>
      </w:pPr>
      <w:r>
        <w:rPr>
          <w:rStyle w:val="CommentReference"/>
        </w:rPr>
        <w:annotationRef/>
      </w:r>
      <w:r>
        <w:t>Is this correct?</w:t>
      </w:r>
    </w:p>
  </w:comment>
  <w:comment w:id="155" w:author="LKSOH" w:date="2021-01-27T10:23:00Z" w:initials="LKSOH">
    <w:p w14:paraId="7FC02EA9" w14:textId="1A8800B5" w:rsidR="001701B1" w:rsidRPr="001701B1" w:rsidRDefault="001701B1">
      <w:pPr>
        <w:pStyle w:val="CommentText"/>
        <w:rPr>
          <w:b/>
        </w:rPr>
      </w:pPr>
      <w:r>
        <w:rPr>
          <w:rStyle w:val="CommentReference"/>
        </w:rPr>
        <w:annotationRef/>
      </w:r>
      <w:r w:rsidRPr="001701B1">
        <w:rPr>
          <w:b/>
        </w:rPr>
        <w:t>These still do not make sense.  There should be an inflection point somewhere in each graph.  Have you tried your computation on a synthetic dataset that we have discussed and recommended?</w:t>
      </w:r>
    </w:p>
  </w:comment>
  <w:comment w:id="158" w:author="LKSOH" w:date="2021-01-27T10:24:00Z" w:initials="LKSOH">
    <w:p w14:paraId="21B80CCD" w14:textId="3E07DAFB" w:rsidR="001701B1" w:rsidRDefault="001701B1">
      <w:pPr>
        <w:pStyle w:val="CommentText"/>
      </w:pPr>
      <w:r>
        <w:rPr>
          <w:rStyle w:val="CommentReference"/>
        </w:rPr>
        <w:annotationRef/>
      </w:r>
      <w:r>
        <w:t>This is not the next step that we talked about.</w:t>
      </w:r>
      <w:bookmarkStart w:id="160" w:name="_GoBack"/>
      <w:bookmarkEnd w:id="160"/>
    </w:p>
  </w:comment>
  <w:comment w:id="164" w:author="LKSOH" w:date="2020-12-21T09:28:00Z" w:initials="LKSOH">
    <w:p w14:paraId="4AC6C61D" w14:textId="77777777" w:rsidR="00400682" w:rsidRDefault="00400682">
      <w:pPr>
        <w:pStyle w:val="CommentText"/>
      </w:pPr>
      <w:r>
        <w:rPr>
          <w:rStyle w:val="CommentReference"/>
        </w:rPr>
        <w:annotationRef/>
      </w:r>
      <w:r>
        <w:t>Use a table to show some properties of the five clusters:  # of data points in each cluster. And range and mean values of each attribute, for example, for each cluster.  And then your observations would follow that more logically.</w:t>
      </w:r>
    </w:p>
    <w:p w14:paraId="2C50E835" w14:textId="77777777" w:rsidR="00400682" w:rsidRDefault="00400682">
      <w:pPr>
        <w:pStyle w:val="CommentText"/>
      </w:pPr>
    </w:p>
    <w:p w14:paraId="120C0ABE" w14:textId="77777777" w:rsidR="00400682" w:rsidRDefault="00400682">
      <w:pPr>
        <w:pStyle w:val="CommentText"/>
      </w:pPr>
      <w:r>
        <w:t>For example, when you say “Cluster 0 was massive”.  We can’t tell what you mean by “massive” because that’s a subjective term due to your own interpretation.  But if you put in the Table first, then readers can connect the P and the O together and your O would then be more convincing.</w:t>
      </w:r>
    </w:p>
    <w:p w14:paraId="7304C821" w14:textId="77777777" w:rsidR="00400682" w:rsidRDefault="00400682">
      <w:pPr>
        <w:pStyle w:val="CommentText"/>
      </w:pPr>
    </w:p>
    <w:p w14:paraId="08448CB8" w14:textId="6A8F836E" w:rsidR="00400682" w:rsidRDefault="00400682">
      <w:pPr>
        <w:pStyle w:val="CommentText"/>
      </w:pPr>
    </w:p>
  </w:comment>
  <w:comment w:id="169" w:author="LKSOH" w:date="2020-12-21T09:32:00Z" w:initials="LKSOH">
    <w:p w14:paraId="3E778E63" w14:textId="3802BD95" w:rsidR="00400682" w:rsidRPr="005C269B" w:rsidRDefault="00400682">
      <w:pPr>
        <w:pStyle w:val="CommentText"/>
        <w:rPr>
          <w:b/>
        </w:rPr>
      </w:pPr>
      <w:r>
        <w:rPr>
          <w:rStyle w:val="CommentReference"/>
        </w:rPr>
        <w:annotationRef/>
      </w:r>
      <w:r w:rsidRPr="005C269B">
        <w:rPr>
          <w:b/>
        </w:rPr>
        <w:t>Based on this, I think at the end, instead of using the sum of squared distance, use what I had suggested a few times now: inter-cluster distance and intra-cluster similarity.  Combining those two typically yield far-apart clusters and compact clusters.  Using the sum of squared distance could lead to all data points stuck together in a big cluster.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0"/>
  <w15:commentEx w15:paraId="2258FC32" w15:paraIdParent="3DFBFAC6" w15:done="0"/>
  <w15:commentEx w15:paraId="1E2ACF44" w15:done="0"/>
  <w15:commentEx w15:paraId="25DE3CC4" w15:paraIdParent="1E2ACF44" w15:done="0"/>
  <w15:commentEx w15:paraId="6A7210CF" w15:done="0"/>
  <w15:commentEx w15:paraId="6449BA8E" w15:done="0"/>
  <w15:commentEx w15:paraId="0C981194" w15:done="0"/>
  <w15:commentEx w15:paraId="7FC02EA9" w15:done="0"/>
  <w15:commentEx w15:paraId="21B80CCD" w15:done="0"/>
  <w15:commentEx w15:paraId="08448CB8" w15:done="0"/>
  <w15:commentEx w15:paraId="3E778E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24EC2782" w16cid:durableId="23AB7B39"/>
  <w16cid:commentId w16cid:paraId="0D3BB52E" w16cid:durableId="23AB7B3A"/>
  <w16cid:commentId w16cid:paraId="08448CB8" w16cid:durableId="23AB7B3B"/>
  <w16cid:commentId w16cid:paraId="3E778E63" w16cid:durableId="23AB7B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6B1B80"/>
    <w:multiLevelType w:val="hybridMultilevel"/>
    <w:tmpl w:val="4604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6E62D1"/>
    <w:multiLevelType w:val="hybridMultilevel"/>
    <w:tmpl w:val="79CC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1"/>
  </w:num>
  <w:num w:numId="3">
    <w:abstractNumId w:val="3"/>
  </w:num>
  <w:num w:numId="4">
    <w:abstractNumId w:val="9"/>
  </w:num>
  <w:num w:numId="5">
    <w:abstractNumId w:val="8"/>
  </w:num>
  <w:num w:numId="6">
    <w:abstractNumId w:val="1"/>
  </w:num>
  <w:num w:numId="7">
    <w:abstractNumId w:val="6"/>
  </w:num>
  <w:num w:numId="8">
    <w:abstractNumId w:val="2"/>
  </w:num>
  <w:num w:numId="9">
    <w:abstractNumId w:val="13"/>
  </w:num>
  <w:num w:numId="10">
    <w:abstractNumId w:val="12"/>
  </w:num>
  <w:num w:numId="11">
    <w:abstractNumId w:val="0"/>
  </w:num>
  <w:num w:numId="12">
    <w:abstractNumId w:val="7"/>
  </w:num>
  <w:num w:numId="13">
    <w:abstractNumId w:val="10"/>
  </w:num>
  <w:num w:numId="14">
    <w:abstractNumId w:val="4"/>
  </w:num>
  <w:num w:numId="15">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KSOH">
    <w15:presenceInfo w15:providerId="None" w15:userId="LKSOH"/>
  </w15:person>
  <w15:person w15:author="Jimmy Erickson">
    <w15:presenceInfo w15:providerId="AD" w15:userId="S::jerickson21@unl.edu::dd6bfc1c-1111-4836-87ef-b11937aad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6F1"/>
    <w:rsid w:val="0001659F"/>
    <w:rsid w:val="00017E43"/>
    <w:rsid w:val="000437ED"/>
    <w:rsid w:val="00064574"/>
    <w:rsid w:val="00071B82"/>
    <w:rsid w:val="000A1721"/>
    <w:rsid w:val="000F0647"/>
    <w:rsid w:val="00116F15"/>
    <w:rsid w:val="00125EA1"/>
    <w:rsid w:val="001343FC"/>
    <w:rsid w:val="0016094E"/>
    <w:rsid w:val="001701B1"/>
    <w:rsid w:val="001807BC"/>
    <w:rsid w:val="00185540"/>
    <w:rsid w:val="001D4CC4"/>
    <w:rsid w:val="001F4C9B"/>
    <w:rsid w:val="002154FB"/>
    <w:rsid w:val="0024006F"/>
    <w:rsid w:val="002425B2"/>
    <w:rsid w:val="002561FE"/>
    <w:rsid w:val="00263E3E"/>
    <w:rsid w:val="00264257"/>
    <w:rsid w:val="002660C6"/>
    <w:rsid w:val="002818A6"/>
    <w:rsid w:val="002B5B72"/>
    <w:rsid w:val="0030078F"/>
    <w:rsid w:val="003040F8"/>
    <w:rsid w:val="003220B9"/>
    <w:rsid w:val="0032268A"/>
    <w:rsid w:val="003612D7"/>
    <w:rsid w:val="00367BC2"/>
    <w:rsid w:val="00374EA8"/>
    <w:rsid w:val="003B79C5"/>
    <w:rsid w:val="00400682"/>
    <w:rsid w:val="00460552"/>
    <w:rsid w:val="0046686C"/>
    <w:rsid w:val="00472EFA"/>
    <w:rsid w:val="004C7EBD"/>
    <w:rsid w:val="004F0ECA"/>
    <w:rsid w:val="005371EA"/>
    <w:rsid w:val="00590E6D"/>
    <w:rsid w:val="00597E56"/>
    <w:rsid w:val="005A311D"/>
    <w:rsid w:val="005C269B"/>
    <w:rsid w:val="005D6F0D"/>
    <w:rsid w:val="005E2070"/>
    <w:rsid w:val="005E47D5"/>
    <w:rsid w:val="00657F5D"/>
    <w:rsid w:val="00673177"/>
    <w:rsid w:val="0068776D"/>
    <w:rsid w:val="0069468C"/>
    <w:rsid w:val="006A35DA"/>
    <w:rsid w:val="006A6115"/>
    <w:rsid w:val="006D5B6A"/>
    <w:rsid w:val="006D61E3"/>
    <w:rsid w:val="007010B8"/>
    <w:rsid w:val="00713FA5"/>
    <w:rsid w:val="007328F8"/>
    <w:rsid w:val="007349F9"/>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001E7"/>
    <w:rsid w:val="0091263E"/>
    <w:rsid w:val="009421D0"/>
    <w:rsid w:val="00951787"/>
    <w:rsid w:val="0099226A"/>
    <w:rsid w:val="009964BC"/>
    <w:rsid w:val="009A2434"/>
    <w:rsid w:val="009D2A94"/>
    <w:rsid w:val="009E476F"/>
    <w:rsid w:val="009F2CEB"/>
    <w:rsid w:val="009F2FD4"/>
    <w:rsid w:val="00A03993"/>
    <w:rsid w:val="00A169AA"/>
    <w:rsid w:val="00A17169"/>
    <w:rsid w:val="00A22969"/>
    <w:rsid w:val="00A457C5"/>
    <w:rsid w:val="00A54B9B"/>
    <w:rsid w:val="00A65E69"/>
    <w:rsid w:val="00A70BC7"/>
    <w:rsid w:val="00A72861"/>
    <w:rsid w:val="00A73F9F"/>
    <w:rsid w:val="00AB53D0"/>
    <w:rsid w:val="00AC2EFA"/>
    <w:rsid w:val="00AF1B3E"/>
    <w:rsid w:val="00B219B3"/>
    <w:rsid w:val="00B4653A"/>
    <w:rsid w:val="00B523D0"/>
    <w:rsid w:val="00B5303E"/>
    <w:rsid w:val="00B80E8C"/>
    <w:rsid w:val="00B818D0"/>
    <w:rsid w:val="00BB3F66"/>
    <w:rsid w:val="00BC15B8"/>
    <w:rsid w:val="00BE3686"/>
    <w:rsid w:val="00C10C48"/>
    <w:rsid w:val="00C2591C"/>
    <w:rsid w:val="00C31B76"/>
    <w:rsid w:val="00C46641"/>
    <w:rsid w:val="00C710C2"/>
    <w:rsid w:val="00C74A2E"/>
    <w:rsid w:val="00C91508"/>
    <w:rsid w:val="00C92206"/>
    <w:rsid w:val="00CB6563"/>
    <w:rsid w:val="00CC4408"/>
    <w:rsid w:val="00CE1E2B"/>
    <w:rsid w:val="00CE5ED9"/>
    <w:rsid w:val="00D70DA7"/>
    <w:rsid w:val="00D97C51"/>
    <w:rsid w:val="00DB602F"/>
    <w:rsid w:val="00DC374F"/>
    <w:rsid w:val="00E26B1F"/>
    <w:rsid w:val="00E40916"/>
    <w:rsid w:val="00E50283"/>
    <w:rsid w:val="00E73E7A"/>
    <w:rsid w:val="00EA5342"/>
    <w:rsid w:val="00EC102B"/>
    <w:rsid w:val="00EC16CC"/>
    <w:rsid w:val="00EC2845"/>
    <w:rsid w:val="00ED730A"/>
    <w:rsid w:val="00F01B8B"/>
    <w:rsid w:val="00F031FC"/>
    <w:rsid w:val="00F30B15"/>
    <w:rsid w:val="00F326F1"/>
    <w:rsid w:val="00F468EA"/>
    <w:rsid w:val="00F557F7"/>
    <w:rsid w:val="00F55F4A"/>
    <w:rsid w:val="00F92E9C"/>
    <w:rsid w:val="00FA7F1E"/>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21" Type="http://schemas.microsoft.com/office/2016/09/relationships/commentsIds" Target="commentsIds.xml"/><Relationship Id="rId22" Type="http://schemas.microsoft.com/office/2018/08/relationships/commentsExtensible" Target="commentsExtensible.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4909</Words>
  <Characters>27983</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LKSOH</cp:lastModifiedBy>
  <cp:revision>4</cp:revision>
  <dcterms:created xsi:type="dcterms:W3CDTF">2021-01-27T07:14:00Z</dcterms:created>
  <dcterms:modified xsi:type="dcterms:W3CDTF">2021-01-27T16:24:00Z</dcterms:modified>
</cp:coreProperties>
</file>